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0E0BD" w14:textId="4443E49C" w:rsidR="540FCF1B" w:rsidRDefault="540FCF1B" w:rsidP="179A266F">
      <w:pPr>
        <w:spacing w:after="60"/>
        <w:jc w:val="center"/>
      </w:pPr>
      <w:r w:rsidRPr="31E495D0">
        <w:rPr>
          <w:rFonts w:ascii="Times New Roman" w:eastAsia="Times New Roman" w:hAnsi="Times New Roman" w:cs="Times New Roman"/>
          <w:b/>
          <w:bCs/>
          <w:sz w:val="28"/>
          <w:szCs w:val="28"/>
          <w:lang w:val="vi"/>
        </w:rPr>
        <w:t>ĐẠI HỌC QUỐC GIA TP. HỒ CHÍ MINH</w:t>
      </w:r>
    </w:p>
    <w:p w14:paraId="369471DB" w14:textId="763FF475" w:rsidR="540FCF1B" w:rsidRDefault="540FCF1B" w:rsidP="179A266F">
      <w:pPr>
        <w:spacing w:after="60"/>
        <w:jc w:val="center"/>
      </w:pPr>
      <w:r w:rsidRPr="31E495D0">
        <w:rPr>
          <w:rFonts w:ascii="Times New Roman" w:eastAsia="Times New Roman" w:hAnsi="Times New Roman" w:cs="Times New Roman"/>
          <w:b/>
          <w:bCs/>
          <w:sz w:val="28"/>
          <w:szCs w:val="28"/>
          <w:lang w:val="vi"/>
        </w:rPr>
        <w:t>TRƯỜNG ĐẠI HỌC KHOA HỌC TỰ NHIÊN</w:t>
      </w:r>
    </w:p>
    <w:p w14:paraId="0C8502E5" w14:textId="7E6A3419" w:rsidR="540FCF1B" w:rsidRDefault="540FCF1B" w:rsidP="179A266F">
      <w:pPr>
        <w:spacing w:after="60"/>
        <w:jc w:val="center"/>
      </w:pPr>
      <w:r w:rsidRPr="31E495D0">
        <w:rPr>
          <w:rFonts w:ascii="Times New Roman" w:eastAsia="Times New Roman" w:hAnsi="Times New Roman" w:cs="Times New Roman"/>
          <w:b/>
          <w:bCs/>
          <w:sz w:val="28"/>
          <w:szCs w:val="28"/>
          <w:lang w:val="vi"/>
        </w:rPr>
        <w:t>KHOA VẬT LÝ – VẬT LÝ KỸ THUẬT</w:t>
      </w:r>
    </w:p>
    <w:p w14:paraId="654C33EC" w14:textId="3B72D263" w:rsidR="540FCF1B" w:rsidRDefault="540FCF1B" w:rsidP="179A266F">
      <w:pPr>
        <w:spacing w:after="60"/>
        <w:jc w:val="center"/>
      </w:pPr>
      <w:r w:rsidRPr="31E495D0">
        <w:rPr>
          <w:rFonts w:ascii="Times New Roman" w:eastAsia="Times New Roman" w:hAnsi="Times New Roman" w:cs="Times New Roman"/>
          <w:b/>
          <w:bCs/>
          <w:lang w:val="vi"/>
        </w:rPr>
        <w:t>----------------□□----------------</w:t>
      </w:r>
    </w:p>
    <w:p w14:paraId="3D4ED8E2" w14:textId="14A99911" w:rsidR="540FCF1B" w:rsidRDefault="540FCF1B" w:rsidP="179A266F">
      <w:pPr>
        <w:spacing w:after="60"/>
        <w:jc w:val="center"/>
      </w:pPr>
      <w:r w:rsidRPr="31E495D0">
        <w:rPr>
          <w:rFonts w:ascii="Times New Roman" w:eastAsia="Times New Roman" w:hAnsi="Times New Roman" w:cs="Times New Roman"/>
          <w:b/>
          <w:bCs/>
          <w:lang w:val="vi"/>
        </w:rPr>
        <w:t xml:space="preserve"> </w:t>
      </w:r>
    </w:p>
    <w:p w14:paraId="0605A4E3" w14:textId="4447F77C" w:rsidR="540FCF1B" w:rsidRDefault="540FCF1B" w:rsidP="179A266F">
      <w:pPr>
        <w:jc w:val="center"/>
      </w:pPr>
      <w:r>
        <w:rPr>
          <w:noProof/>
        </w:rPr>
        <w:drawing>
          <wp:inline distT="0" distB="0" distL="0" distR="0" wp14:anchorId="51B0EB5D" wp14:editId="027E3309">
            <wp:extent cx="2028825" cy="1628775"/>
            <wp:effectExtent l="0" t="0" r="0" b="0"/>
            <wp:docPr id="141575269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752699" name="Picture 141575269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FD533" w14:textId="0E7340C6" w:rsidR="540FCF1B" w:rsidRDefault="540FCF1B" w:rsidP="179A266F">
      <w:pPr>
        <w:jc w:val="center"/>
      </w:pPr>
      <w:r w:rsidRPr="31E495D0">
        <w:rPr>
          <w:rFonts w:ascii="Times New Roman" w:eastAsia="Times New Roman" w:hAnsi="Times New Roman" w:cs="Times New Roman"/>
          <w:b/>
          <w:bCs/>
          <w:lang w:val="vi"/>
        </w:rPr>
        <w:t xml:space="preserve"> </w:t>
      </w:r>
    </w:p>
    <w:p w14:paraId="398442BE" w14:textId="6B609E68" w:rsidR="540FCF1B" w:rsidRDefault="540FCF1B" w:rsidP="179A266F">
      <w:pPr>
        <w:spacing w:after="60"/>
        <w:ind w:left="170" w:right="142"/>
        <w:jc w:val="center"/>
      </w:pPr>
      <w:r w:rsidRPr="31E495D0">
        <w:rPr>
          <w:rFonts w:ascii="Times New Roman" w:eastAsia="Times New Roman" w:hAnsi="Times New Roman" w:cs="Times New Roman"/>
          <w:b/>
          <w:bCs/>
          <w:sz w:val="36"/>
          <w:szCs w:val="36"/>
          <w:lang w:val="vi"/>
        </w:rPr>
        <w:t>BÁO CÁO ĐỒ ÁN MÔN HỌC</w:t>
      </w:r>
    </w:p>
    <w:p w14:paraId="3E3EA83E" w14:textId="1E5C97BA" w:rsidR="799A09A5" w:rsidRDefault="799A09A5" w:rsidP="179A266F">
      <w:pPr>
        <w:spacing w:after="60"/>
        <w:ind w:left="170" w:right="142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val="vi"/>
        </w:rPr>
      </w:pPr>
      <w:r w:rsidRPr="31E495D0">
        <w:rPr>
          <w:rFonts w:ascii="Times New Roman" w:eastAsia="Times New Roman" w:hAnsi="Times New Roman" w:cs="Times New Roman"/>
          <w:b/>
          <w:bCs/>
          <w:sz w:val="36"/>
          <w:szCs w:val="36"/>
          <w:lang w:val="vi"/>
        </w:rPr>
        <w:t xml:space="preserve">LẬP TRÌNH HƯỚNG ĐỐI </w:t>
      </w:r>
      <w:r w:rsidR="6AA5A1FA" w:rsidRPr="31E495D0">
        <w:rPr>
          <w:rFonts w:ascii="Times New Roman" w:eastAsia="Times New Roman" w:hAnsi="Times New Roman" w:cs="Times New Roman"/>
          <w:b/>
          <w:bCs/>
          <w:sz w:val="36"/>
          <w:szCs w:val="36"/>
          <w:lang w:val="vi"/>
        </w:rPr>
        <w:t>TƯỢNG</w:t>
      </w:r>
      <w:r w:rsidRPr="31E495D0">
        <w:rPr>
          <w:rFonts w:ascii="Times New Roman" w:eastAsia="Times New Roman" w:hAnsi="Times New Roman" w:cs="Times New Roman"/>
          <w:b/>
          <w:bCs/>
          <w:sz w:val="36"/>
          <w:szCs w:val="36"/>
          <w:lang w:val="vi"/>
        </w:rPr>
        <w:t xml:space="preserve"> </w:t>
      </w:r>
    </w:p>
    <w:p w14:paraId="11745A90" w14:textId="6DFE2C16" w:rsidR="540FCF1B" w:rsidRDefault="540FCF1B" w:rsidP="179A266F">
      <w:pPr>
        <w:spacing w:after="60"/>
        <w:ind w:left="170" w:right="142"/>
        <w:jc w:val="center"/>
      </w:pPr>
      <w:r w:rsidRPr="31E495D0">
        <w:rPr>
          <w:rFonts w:ascii="Times New Roman" w:eastAsia="Times New Roman" w:hAnsi="Times New Roman" w:cs="Times New Roman"/>
          <w:b/>
          <w:bCs/>
          <w:sz w:val="36"/>
          <w:szCs w:val="36"/>
          <w:lang w:val="vi"/>
        </w:rPr>
        <w:t>PHY106</w:t>
      </w:r>
      <w:r w:rsidR="02C99E8F" w:rsidRPr="31E495D0">
        <w:rPr>
          <w:rFonts w:ascii="Times New Roman" w:eastAsia="Times New Roman" w:hAnsi="Times New Roman" w:cs="Times New Roman"/>
          <w:b/>
          <w:bCs/>
          <w:sz w:val="36"/>
          <w:szCs w:val="36"/>
          <w:lang w:val="vi"/>
        </w:rPr>
        <w:t>09</w:t>
      </w:r>
    </w:p>
    <w:p w14:paraId="492082B0" w14:textId="60ABA92A" w:rsidR="540FCF1B" w:rsidRDefault="540FCF1B" w:rsidP="179A266F">
      <w:pPr>
        <w:ind w:right="142"/>
        <w:jc w:val="center"/>
      </w:pPr>
      <w:r w:rsidRPr="31E495D0">
        <w:rPr>
          <w:rFonts w:ascii="Times New Roman" w:eastAsia="Times New Roman" w:hAnsi="Times New Roman" w:cs="Times New Roman"/>
          <w:b/>
          <w:bCs/>
          <w:sz w:val="36"/>
          <w:szCs w:val="36"/>
          <w:lang w:val="vi"/>
        </w:rPr>
        <w:t xml:space="preserve"> </w:t>
      </w:r>
    </w:p>
    <w:p w14:paraId="63E83FD6" w14:textId="724089C8" w:rsidR="540FCF1B" w:rsidRDefault="540FCF1B" w:rsidP="179A266F">
      <w:pPr>
        <w:spacing w:after="60"/>
        <w:ind w:left="170" w:right="142"/>
        <w:jc w:val="center"/>
      </w:pPr>
      <w:r w:rsidRPr="31E495D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  <w:lang w:val="vi"/>
        </w:rPr>
        <w:t>Đề tài:</w:t>
      </w:r>
    </w:p>
    <w:p w14:paraId="2279234F" w14:textId="56DC9612" w:rsidR="540FCF1B" w:rsidRPr="00072BED" w:rsidRDefault="00672AC0" w:rsidP="179A266F">
      <w:pPr>
        <w:spacing w:after="60"/>
        <w:ind w:left="170" w:right="142"/>
        <w:jc w:val="center"/>
        <w:rPr>
          <w:lang w:val="vi-VN"/>
        </w:rPr>
      </w:pPr>
      <w:r w:rsidRPr="00E6422F">
        <w:rPr>
          <w:rFonts w:ascii="Times New Roman" w:eastAsia="Times New Roman" w:hAnsi="Times New Roman" w:cs="Times New Roman"/>
          <w:b/>
          <w:bCs/>
          <w:color w:val="EE0000"/>
          <w:sz w:val="32"/>
          <w:szCs w:val="32"/>
        </w:rPr>
        <w:t>THIẾT KẾ HỆ THỐNG MÔ PHỎNG HỆ SINH THÁI TỰ NHIÊN TƯƠNG TÁC GIỮA CÁC QUẦN THỂ SINH VẬT BẰNG C++</w:t>
      </w:r>
    </w:p>
    <w:p w14:paraId="3AEDEAEE" w14:textId="24F55ABE" w:rsidR="540FCF1B" w:rsidRDefault="540FCF1B" w:rsidP="179A266F">
      <w:pPr>
        <w:ind w:right="142"/>
        <w:jc w:val="center"/>
      </w:pPr>
      <w:r w:rsidRPr="31E495D0">
        <w:rPr>
          <w:rFonts w:ascii="Times New Roman" w:eastAsia="Times New Roman" w:hAnsi="Times New Roman" w:cs="Times New Roman"/>
          <w:b/>
          <w:bCs/>
          <w:sz w:val="32"/>
          <w:szCs w:val="32"/>
          <w:lang w:val="vi"/>
        </w:rPr>
        <w:t xml:space="preserve"> </w:t>
      </w:r>
    </w:p>
    <w:p w14:paraId="24FE2EFA" w14:textId="6E5263F8" w:rsidR="540FCF1B" w:rsidRDefault="540FCF1B" w:rsidP="179A266F">
      <w:pPr>
        <w:spacing w:after="0"/>
        <w:ind w:left="170" w:right="142"/>
        <w:jc w:val="center"/>
      </w:pPr>
      <w:r w:rsidRPr="31E495D0">
        <w:rPr>
          <w:rFonts w:ascii="Times New Roman" w:eastAsia="Times New Roman" w:hAnsi="Times New Roman" w:cs="Times New Roman"/>
          <w:b/>
          <w:bCs/>
          <w:sz w:val="32"/>
          <w:szCs w:val="32"/>
          <w:lang w:val="vi"/>
        </w:rPr>
        <w:t xml:space="preserve">Nhóm thực hiện: Nhóm </w:t>
      </w:r>
      <w:r w:rsidR="006A62BE">
        <w:rPr>
          <w:rFonts w:ascii="Times New Roman" w:eastAsia="Times New Roman" w:hAnsi="Times New Roman" w:cs="Times New Roman"/>
          <w:b/>
          <w:bCs/>
          <w:sz w:val="32"/>
          <w:szCs w:val="32"/>
        </w:rPr>
        <w:t>7</w:t>
      </w:r>
      <w:r w:rsidRPr="31E495D0">
        <w:rPr>
          <w:rFonts w:ascii="Times New Roman" w:eastAsia="Times New Roman" w:hAnsi="Times New Roman" w:cs="Times New Roman"/>
          <w:b/>
          <w:bCs/>
          <w:sz w:val="32"/>
          <w:szCs w:val="32"/>
          <w:lang w:val="vi"/>
        </w:rPr>
        <w:t xml:space="preserve"> </w:t>
      </w:r>
    </w:p>
    <w:p w14:paraId="60BEAF8B" w14:textId="5DE71FFE" w:rsidR="540FCF1B" w:rsidRDefault="540FCF1B" w:rsidP="179A266F">
      <w:pPr>
        <w:spacing w:after="0"/>
        <w:ind w:left="170" w:right="142"/>
        <w:jc w:val="center"/>
      </w:pPr>
      <w:r w:rsidRPr="31E495D0">
        <w:rPr>
          <w:rFonts w:ascii="Times New Roman" w:eastAsia="Times New Roman" w:hAnsi="Times New Roman" w:cs="Times New Roman"/>
          <w:b/>
          <w:bCs/>
          <w:sz w:val="32"/>
          <w:szCs w:val="32"/>
          <w:lang w:val="vi"/>
        </w:rPr>
        <w:t>Lớp: 23VLH2B</w:t>
      </w:r>
    </w:p>
    <w:p w14:paraId="3D4B0EB4" w14:textId="2ADBA587" w:rsidR="540FCF1B" w:rsidRDefault="540FCF1B" w:rsidP="179A266F">
      <w:pPr>
        <w:spacing w:after="0"/>
        <w:ind w:left="170" w:right="142"/>
        <w:jc w:val="center"/>
      </w:pPr>
      <w:r w:rsidRPr="31E495D0">
        <w:rPr>
          <w:rFonts w:ascii="Times New Roman" w:eastAsia="Times New Roman" w:hAnsi="Times New Roman" w:cs="Times New Roman"/>
          <w:b/>
          <w:bCs/>
          <w:sz w:val="32"/>
          <w:szCs w:val="32"/>
          <w:lang w:val="vi"/>
        </w:rPr>
        <w:t xml:space="preserve"> </w:t>
      </w:r>
    </w:p>
    <w:p w14:paraId="5611029D" w14:textId="22725272" w:rsidR="540FCF1B" w:rsidRDefault="540FCF1B" w:rsidP="179A266F">
      <w:pPr>
        <w:spacing w:after="0"/>
        <w:ind w:left="170" w:right="142"/>
        <w:jc w:val="center"/>
      </w:pPr>
      <w:r w:rsidRPr="31E495D0">
        <w:rPr>
          <w:rFonts w:ascii="Times New Roman" w:eastAsia="Times New Roman" w:hAnsi="Times New Roman" w:cs="Times New Roman"/>
          <w:b/>
          <w:bCs/>
          <w:sz w:val="32"/>
          <w:szCs w:val="32"/>
          <w:lang w:val="vi"/>
        </w:rPr>
        <w:t xml:space="preserve"> </w:t>
      </w:r>
    </w:p>
    <w:p w14:paraId="14836763" w14:textId="1F58D581" w:rsidR="540FCF1B" w:rsidRDefault="006A62BE" w:rsidP="179A266F">
      <w:pPr>
        <w:spacing w:after="0"/>
        <w:ind w:left="170" w:right="142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vi"/>
        </w:rPr>
      </w:pPr>
      <w:r w:rsidRPr="31E495D0">
        <w:rPr>
          <w:rFonts w:ascii="Times New Roman" w:eastAsia="Times New Roman" w:hAnsi="Times New Roman" w:cs="Times New Roman"/>
          <w:b/>
          <w:bCs/>
          <w:sz w:val="32"/>
          <w:szCs w:val="32"/>
          <w:lang w:val="vi"/>
        </w:rPr>
        <w:t xml:space="preserve">GV: </w:t>
      </w:r>
      <w:proofErr w:type="spellStart"/>
      <w:r w:rsidRPr="31E495D0">
        <w:rPr>
          <w:rFonts w:ascii="Times New Roman" w:eastAsia="Times New Roman" w:hAnsi="Times New Roman" w:cs="Times New Roman"/>
          <w:b/>
          <w:bCs/>
          <w:sz w:val="32"/>
          <w:szCs w:val="32"/>
          <w:lang w:val="vi"/>
        </w:rPr>
        <w:t>ThS</w:t>
      </w:r>
      <w:proofErr w:type="spellEnd"/>
      <w:r w:rsidRPr="31E495D0">
        <w:rPr>
          <w:rFonts w:ascii="Times New Roman" w:eastAsia="Times New Roman" w:hAnsi="Times New Roman" w:cs="Times New Roman"/>
          <w:b/>
          <w:bCs/>
          <w:sz w:val="32"/>
          <w:szCs w:val="32"/>
          <w:lang w:val="vi"/>
        </w:rPr>
        <w:t>. NGUYỄN VƯƠNG THÙY NGÂN</w:t>
      </w:r>
    </w:p>
    <w:p w14:paraId="56AFFA05" w14:textId="27948E15" w:rsidR="540FCF1B" w:rsidRDefault="540FCF1B" w:rsidP="179A266F">
      <w:pPr>
        <w:spacing w:after="60"/>
        <w:jc w:val="center"/>
      </w:pPr>
      <w:r w:rsidRPr="31E495D0">
        <w:rPr>
          <w:rFonts w:ascii="Times New Roman" w:eastAsia="Times New Roman" w:hAnsi="Times New Roman" w:cs="Times New Roman"/>
          <w:b/>
          <w:bCs/>
          <w:sz w:val="28"/>
          <w:szCs w:val="28"/>
          <w:lang w:val="vi"/>
        </w:rPr>
        <w:t>----------------------------------</w:t>
      </w:r>
    </w:p>
    <w:p w14:paraId="2B749478" w14:textId="00716BE5" w:rsidR="540FCF1B" w:rsidRDefault="540FCF1B" w:rsidP="179A266F">
      <w:pPr>
        <w:spacing w:after="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vi"/>
        </w:rPr>
      </w:pPr>
      <w:r w:rsidRPr="31E495D0">
        <w:rPr>
          <w:rFonts w:ascii="Times New Roman" w:eastAsia="Times New Roman" w:hAnsi="Times New Roman" w:cs="Times New Roman"/>
          <w:b/>
          <w:bCs/>
          <w:sz w:val="28"/>
          <w:szCs w:val="28"/>
          <w:lang w:val="vi"/>
        </w:rPr>
        <w:t>TP. HỒ CHÍ MINH – 2026</w:t>
      </w:r>
    </w:p>
    <w:p w14:paraId="7A7F5C26" w14:textId="77777777" w:rsidR="00072BED" w:rsidRDefault="00072BED" w:rsidP="179A266F">
      <w:pPr>
        <w:spacing w:after="60"/>
        <w:jc w:val="center"/>
      </w:pPr>
    </w:p>
    <w:p w14:paraId="243BF353" w14:textId="2B9B622B" w:rsidR="3D6B03CC" w:rsidRDefault="3D6B03CC" w:rsidP="179A266F">
      <w:pPr>
        <w:spacing w:after="60"/>
        <w:jc w:val="center"/>
      </w:pPr>
      <w:r w:rsidRPr="31E495D0">
        <w:rPr>
          <w:rFonts w:ascii="Times New Roman" w:eastAsia="Times New Roman" w:hAnsi="Times New Roman" w:cs="Times New Roman"/>
          <w:b/>
          <w:bCs/>
          <w:sz w:val="28"/>
          <w:szCs w:val="28"/>
          <w:lang w:val="vi"/>
        </w:rPr>
        <w:lastRenderedPageBreak/>
        <w:t>ĐẠI HỌC QUỐC GIA TP. HỒ CHÍ MINH</w:t>
      </w:r>
    </w:p>
    <w:p w14:paraId="2375971D" w14:textId="3C85E57A" w:rsidR="3D6B03CC" w:rsidRDefault="3D6B03CC" w:rsidP="179A266F">
      <w:pPr>
        <w:spacing w:after="60"/>
        <w:jc w:val="center"/>
      </w:pPr>
      <w:r w:rsidRPr="31E495D0">
        <w:rPr>
          <w:rFonts w:ascii="Times New Roman" w:eastAsia="Times New Roman" w:hAnsi="Times New Roman" w:cs="Times New Roman"/>
          <w:b/>
          <w:bCs/>
          <w:sz w:val="28"/>
          <w:szCs w:val="28"/>
          <w:lang w:val="vi"/>
        </w:rPr>
        <w:t>TRƯỜNG ĐẠI HỌC KHOA HỌC TỰ NHIÊN</w:t>
      </w:r>
    </w:p>
    <w:p w14:paraId="25566C4B" w14:textId="40C4C74F" w:rsidR="3D6B03CC" w:rsidRDefault="3D6B03CC" w:rsidP="179A266F">
      <w:pPr>
        <w:spacing w:after="60"/>
        <w:jc w:val="center"/>
      </w:pPr>
      <w:r w:rsidRPr="31E495D0">
        <w:rPr>
          <w:rFonts w:ascii="Times New Roman" w:eastAsia="Times New Roman" w:hAnsi="Times New Roman" w:cs="Times New Roman"/>
          <w:b/>
          <w:bCs/>
          <w:sz w:val="28"/>
          <w:szCs w:val="28"/>
          <w:lang w:val="vi"/>
        </w:rPr>
        <w:t>KHOA VẬT LÝ – VẬT LÝ KỸ THUẬT</w:t>
      </w:r>
    </w:p>
    <w:p w14:paraId="0ECA1110" w14:textId="3CEF47E9" w:rsidR="3D6B03CC" w:rsidRDefault="3D6B03CC" w:rsidP="179A266F">
      <w:pPr>
        <w:spacing w:after="60"/>
        <w:jc w:val="center"/>
      </w:pPr>
      <w:r w:rsidRPr="31E495D0">
        <w:rPr>
          <w:rFonts w:ascii="Times New Roman" w:eastAsia="Times New Roman" w:hAnsi="Times New Roman" w:cs="Times New Roman"/>
          <w:b/>
          <w:bCs/>
          <w:lang w:val="vi"/>
        </w:rPr>
        <w:t>----------------□□----------------</w:t>
      </w:r>
    </w:p>
    <w:p w14:paraId="7319AA2D" w14:textId="47E811ED" w:rsidR="3D6B03CC" w:rsidRDefault="3D6B03CC" w:rsidP="179A266F">
      <w:pPr>
        <w:spacing w:after="60"/>
        <w:jc w:val="center"/>
      </w:pPr>
      <w:r w:rsidRPr="31E495D0">
        <w:rPr>
          <w:rFonts w:ascii="Times New Roman" w:eastAsia="Times New Roman" w:hAnsi="Times New Roman" w:cs="Times New Roman"/>
          <w:b/>
          <w:bCs/>
          <w:lang w:val="vi"/>
        </w:rPr>
        <w:t xml:space="preserve"> </w:t>
      </w:r>
    </w:p>
    <w:p w14:paraId="290D0C35" w14:textId="55F248C7" w:rsidR="3D6B03CC" w:rsidRDefault="3D6B03CC" w:rsidP="179A266F">
      <w:pPr>
        <w:jc w:val="center"/>
      </w:pPr>
      <w:r>
        <w:rPr>
          <w:noProof/>
        </w:rPr>
        <w:drawing>
          <wp:inline distT="0" distB="0" distL="0" distR="0" wp14:anchorId="74FAC12D" wp14:editId="0B9D1559">
            <wp:extent cx="2028825" cy="1628775"/>
            <wp:effectExtent l="0" t="0" r="0" b="0"/>
            <wp:docPr id="87373219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732193" name="Picture 87373219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5EC63" w14:textId="20476A0D" w:rsidR="3D6B03CC" w:rsidRDefault="3D6B03CC" w:rsidP="179A266F">
      <w:pPr>
        <w:jc w:val="center"/>
      </w:pPr>
      <w:r w:rsidRPr="31E495D0">
        <w:rPr>
          <w:rFonts w:ascii="Times New Roman" w:eastAsia="Times New Roman" w:hAnsi="Times New Roman" w:cs="Times New Roman"/>
          <w:b/>
          <w:bCs/>
          <w:lang w:val="vi"/>
        </w:rPr>
        <w:t xml:space="preserve"> </w:t>
      </w:r>
    </w:p>
    <w:p w14:paraId="1E26F22C" w14:textId="0281ED87" w:rsidR="3D6B03CC" w:rsidRDefault="3D6B03CC" w:rsidP="179A266F">
      <w:pPr>
        <w:spacing w:after="60"/>
        <w:ind w:left="170" w:right="142"/>
        <w:jc w:val="center"/>
      </w:pPr>
      <w:r w:rsidRPr="31E495D0">
        <w:rPr>
          <w:rFonts w:ascii="Times New Roman" w:eastAsia="Times New Roman" w:hAnsi="Times New Roman" w:cs="Times New Roman"/>
          <w:b/>
          <w:bCs/>
          <w:sz w:val="36"/>
          <w:szCs w:val="36"/>
          <w:lang w:val="vi"/>
        </w:rPr>
        <w:t>BÁO CÁO ĐỒ ÁN MÔN HỌC</w:t>
      </w:r>
    </w:p>
    <w:p w14:paraId="5B04C986" w14:textId="460DF410" w:rsidR="3D6B03CC" w:rsidRPr="0008696C" w:rsidRDefault="0008696C" w:rsidP="179A266F">
      <w:pPr>
        <w:spacing w:after="60"/>
        <w:ind w:left="170" w:right="142"/>
        <w:jc w:val="center"/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LẬP TRÌNH HƯỚNG ĐỐI TƯỢNG</w:t>
      </w:r>
    </w:p>
    <w:p w14:paraId="55232D77" w14:textId="499ABAA5" w:rsidR="3D6B03CC" w:rsidRPr="006A62BE" w:rsidRDefault="3D6B03CC" w:rsidP="179A266F">
      <w:pPr>
        <w:spacing w:after="60"/>
        <w:ind w:left="170" w:right="142"/>
        <w:jc w:val="center"/>
      </w:pPr>
      <w:r w:rsidRPr="31E495D0">
        <w:rPr>
          <w:rFonts w:ascii="Times New Roman" w:eastAsia="Times New Roman" w:hAnsi="Times New Roman" w:cs="Times New Roman"/>
          <w:b/>
          <w:bCs/>
          <w:sz w:val="36"/>
          <w:szCs w:val="36"/>
          <w:lang w:val="vi"/>
        </w:rPr>
        <w:t>PHY106</w:t>
      </w:r>
      <w:r w:rsidR="006A62BE">
        <w:rPr>
          <w:rFonts w:ascii="Times New Roman" w:eastAsia="Times New Roman" w:hAnsi="Times New Roman" w:cs="Times New Roman"/>
          <w:b/>
          <w:bCs/>
          <w:sz w:val="36"/>
          <w:szCs w:val="36"/>
        </w:rPr>
        <w:t>09</w:t>
      </w:r>
    </w:p>
    <w:p w14:paraId="388DBC02" w14:textId="61561247" w:rsidR="3D6B03CC" w:rsidRDefault="3D6B03CC" w:rsidP="179A266F">
      <w:pPr>
        <w:ind w:right="142"/>
        <w:jc w:val="center"/>
      </w:pPr>
      <w:r w:rsidRPr="31E495D0">
        <w:rPr>
          <w:rFonts w:ascii="Times New Roman" w:eastAsia="Times New Roman" w:hAnsi="Times New Roman" w:cs="Times New Roman"/>
          <w:b/>
          <w:bCs/>
          <w:sz w:val="36"/>
          <w:szCs w:val="36"/>
          <w:lang w:val="vi"/>
        </w:rPr>
        <w:t xml:space="preserve"> </w:t>
      </w:r>
    </w:p>
    <w:p w14:paraId="5A2E3AFC" w14:textId="13A3A082" w:rsidR="3D6B03CC" w:rsidRDefault="3D6B03CC" w:rsidP="179A266F">
      <w:pPr>
        <w:spacing w:after="60"/>
        <w:ind w:left="170" w:right="142"/>
        <w:jc w:val="center"/>
      </w:pPr>
      <w:r w:rsidRPr="31E495D0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u w:val="single"/>
          <w:lang w:val="vi"/>
        </w:rPr>
        <w:t>Đề tài:</w:t>
      </w:r>
    </w:p>
    <w:p w14:paraId="552774E5" w14:textId="4F88EC53" w:rsidR="3D6B03CC" w:rsidRDefault="00E147FF" w:rsidP="00072BED">
      <w:pPr>
        <w:spacing w:after="60"/>
        <w:ind w:left="170" w:right="142"/>
        <w:jc w:val="center"/>
      </w:pPr>
      <w:r w:rsidRPr="00E6422F">
        <w:rPr>
          <w:rFonts w:ascii="Times New Roman" w:eastAsia="Times New Roman" w:hAnsi="Times New Roman" w:cs="Times New Roman"/>
          <w:b/>
          <w:bCs/>
          <w:color w:val="EE0000"/>
          <w:sz w:val="32"/>
          <w:szCs w:val="32"/>
        </w:rPr>
        <w:t xml:space="preserve">THIẾT KẾ HỆ THỐNG MÔ PHỎNG HỆ SINH THÁI TỰ NHIÊN TƯƠNG TÁC GIỮA CÁC QUẦN THỂ </w:t>
      </w:r>
      <w:r w:rsidR="00364486" w:rsidRPr="00E6422F">
        <w:rPr>
          <w:rFonts w:ascii="Times New Roman" w:eastAsia="Times New Roman" w:hAnsi="Times New Roman" w:cs="Times New Roman"/>
          <w:b/>
          <w:bCs/>
          <w:color w:val="EE0000"/>
          <w:sz w:val="32"/>
          <w:szCs w:val="32"/>
        </w:rPr>
        <w:t>SINH VẬT</w:t>
      </w:r>
      <w:r w:rsidRPr="00E6422F">
        <w:rPr>
          <w:rFonts w:ascii="Times New Roman" w:eastAsia="Times New Roman" w:hAnsi="Times New Roman" w:cs="Times New Roman"/>
          <w:b/>
          <w:bCs/>
          <w:color w:val="EE0000"/>
          <w:sz w:val="32"/>
          <w:szCs w:val="32"/>
        </w:rPr>
        <w:t xml:space="preserve"> BẰNG C++</w:t>
      </w:r>
      <w:r w:rsidR="3D6B03CC" w:rsidRPr="31E495D0">
        <w:rPr>
          <w:rFonts w:ascii="Times New Roman" w:eastAsia="Times New Roman" w:hAnsi="Times New Roman" w:cs="Times New Roman"/>
          <w:b/>
          <w:bCs/>
          <w:sz w:val="32"/>
          <w:szCs w:val="32"/>
          <w:lang w:val="vi"/>
        </w:rPr>
        <w:t xml:space="preserve"> </w:t>
      </w:r>
    </w:p>
    <w:p w14:paraId="25FF8B81" w14:textId="0DF42CE7" w:rsidR="3D6B03CC" w:rsidRDefault="3D6B03CC" w:rsidP="179A266F">
      <w:pPr>
        <w:ind w:right="142"/>
        <w:jc w:val="center"/>
      </w:pPr>
      <w:r w:rsidRPr="31E495D0">
        <w:rPr>
          <w:rFonts w:ascii="Times New Roman" w:eastAsia="Times New Roman" w:hAnsi="Times New Roman" w:cs="Times New Roman"/>
          <w:b/>
          <w:bCs/>
          <w:sz w:val="32"/>
          <w:szCs w:val="32"/>
          <w:lang w:val="vi"/>
        </w:rPr>
        <w:t xml:space="preserve"> </w:t>
      </w:r>
    </w:p>
    <w:p w14:paraId="7959958C" w14:textId="74F5107D" w:rsidR="3D6B03CC" w:rsidRDefault="3D6B03CC" w:rsidP="179A266F">
      <w:pPr>
        <w:spacing w:after="0"/>
        <w:ind w:left="170" w:right="142"/>
        <w:jc w:val="center"/>
      </w:pPr>
      <w:r w:rsidRPr="31E495D0">
        <w:rPr>
          <w:rFonts w:ascii="Times New Roman" w:eastAsia="Times New Roman" w:hAnsi="Times New Roman" w:cs="Times New Roman"/>
          <w:b/>
          <w:bCs/>
          <w:sz w:val="32"/>
          <w:szCs w:val="32"/>
          <w:lang w:val="vi"/>
        </w:rPr>
        <w:t xml:space="preserve">Nhóm thực hiện: Nhóm </w:t>
      </w:r>
      <w:r w:rsidR="006A62BE">
        <w:rPr>
          <w:rFonts w:ascii="Times New Roman" w:eastAsia="Times New Roman" w:hAnsi="Times New Roman" w:cs="Times New Roman"/>
          <w:b/>
          <w:bCs/>
          <w:sz w:val="32"/>
          <w:szCs w:val="32"/>
        </w:rPr>
        <w:t>7</w:t>
      </w:r>
      <w:r w:rsidRPr="31E495D0">
        <w:rPr>
          <w:rFonts w:ascii="Times New Roman" w:eastAsia="Times New Roman" w:hAnsi="Times New Roman" w:cs="Times New Roman"/>
          <w:b/>
          <w:bCs/>
          <w:sz w:val="32"/>
          <w:szCs w:val="32"/>
          <w:lang w:val="vi"/>
        </w:rPr>
        <w:t xml:space="preserve"> </w:t>
      </w:r>
    </w:p>
    <w:p w14:paraId="10DD1E16" w14:textId="7B2C0E57" w:rsidR="3D6B03CC" w:rsidRDefault="3D6B03CC" w:rsidP="179A266F">
      <w:pPr>
        <w:spacing w:after="0"/>
        <w:ind w:left="170" w:right="142"/>
        <w:jc w:val="center"/>
      </w:pPr>
      <w:r w:rsidRPr="31E495D0">
        <w:rPr>
          <w:rFonts w:ascii="Times New Roman" w:eastAsia="Times New Roman" w:hAnsi="Times New Roman" w:cs="Times New Roman"/>
          <w:b/>
          <w:bCs/>
          <w:sz w:val="32"/>
          <w:szCs w:val="32"/>
          <w:lang w:val="vi"/>
        </w:rPr>
        <w:t>Lớp: 23VLH2B</w:t>
      </w:r>
    </w:p>
    <w:p w14:paraId="1A043062" w14:textId="0AE34315" w:rsidR="3D6B03CC" w:rsidRDefault="3D6B03CC" w:rsidP="179A266F">
      <w:pPr>
        <w:spacing w:after="0"/>
        <w:ind w:left="170" w:right="142"/>
        <w:jc w:val="center"/>
      </w:pPr>
      <w:r w:rsidRPr="31E495D0">
        <w:rPr>
          <w:rFonts w:ascii="Times New Roman" w:eastAsia="Times New Roman" w:hAnsi="Times New Roman" w:cs="Times New Roman"/>
          <w:b/>
          <w:bCs/>
          <w:sz w:val="32"/>
          <w:szCs w:val="32"/>
          <w:lang w:val="vi"/>
        </w:rPr>
        <w:t xml:space="preserve"> </w:t>
      </w:r>
    </w:p>
    <w:p w14:paraId="12AAA4AA" w14:textId="021BC416" w:rsidR="3D6B03CC" w:rsidRDefault="3D6B03CC" w:rsidP="179A266F">
      <w:pPr>
        <w:spacing w:after="0"/>
        <w:ind w:left="170" w:right="142"/>
        <w:jc w:val="center"/>
      </w:pPr>
      <w:r w:rsidRPr="31E495D0">
        <w:rPr>
          <w:rFonts w:ascii="Times New Roman" w:eastAsia="Times New Roman" w:hAnsi="Times New Roman" w:cs="Times New Roman"/>
          <w:b/>
          <w:bCs/>
          <w:sz w:val="32"/>
          <w:szCs w:val="32"/>
          <w:lang w:val="vi"/>
        </w:rPr>
        <w:t xml:space="preserve"> </w:t>
      </w:r>
    </w:p>
    <w:p w14:paraId="4905F9AB" w14:textId="449A0943" w:rsidR="3D6B03CC" w:rsidRDefault="3D6B03CC" w:rsidP="179A266F">
      <w:pPr>
        <w:spacing w:after="0"/>
        <w:ind w:left="170" w:right="142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vi"/>
        </w:rPr>
      </w:pPr>
      <w:r w:rsidRPr="31E495D0">
        <w:rPr>
          <w:rFonts w:ascii="Times New Roman" w:eastAsia="Times New Roman" w:hAnsi="Times New Roman" w:cs="Times New Roman"/>
          <w:b/>
          <w:bCs/>
          <w:sz w:val="32"/>
          <w:szCs w:val="32"/>
          <w:lang w:val="vi"/>
        </w:rPr>
        <w:t xml:space="preserve">GV: </w:t>
      </w:r>
      <w:proofErr w:type="spellStart"/>
      <w:r w:rsidRPr="31E495D0">
        <w:rPr>
          <w:rFonts w:ascii="Times New Roman" w:eastAsia="Times New Roman" w:hAnsi="Times New Roman" w:cs="Times New Roman"/>
          <w:b/>
          <w:bCs/>
          <w:sz w:val="32"/>
          <w:szCs w:val="32"/>
          <w:lang w:val="vi"/>
        </w:rPr>
        <w:t>ThS</w:t>
      </w:r>
      <w:proofErr w:type="spellEnd"/>
      <w:r w:rsidRPr="31E495D0">
        <w:rPr>
          <w:rFonts w:ascii="Times New Roman" w:eastAsia="Times New Roman" w:hAnsi="Times New Roman" w:cs="Times New Roman"/>
          <w:b/>
          <w:bCs/>
          <w:sz w:val="32"/>
          <w:szCs w:val="32"/>
          <w:lang w:val="vi"/>
        </w:rPr>
        <w:t xml:space="preserve">. </w:t>
      </w:r>
      <w:r w:rsidR="1277891F" w:rsidRPr="31E495D0">
        <w:rPr>
          <w:rFonts w:ascii="Times New Roman" w:eastAsia="Times New Roman" w:hAnsi="Times New Roman" w:cs="Times New Roman"/>
          <w:b/>
          <w:bCs/>
          <w:sz w:val="32"/>
          <w:szCs w:val="32"/>
          <w:lang w:val="vi"/>
        </w:rPr>
        <w:t xml:space="preserve">NGUYỄN VƯƠNG THÙY NGÂN </w:t>
      </w:r>
    </w:p>
    <w:p w14:paraId="5E5AC688" w14:textId="3AC0D9B7" w:rsidR="3D6B03CC" w:rsidRDefault="3D6B03CC" w:rsidP="179A266F">
      <w:pPr>
        <w:spacing w:after="60"/>
        <w:jc w:val="center"/>
      </w:pPr>
      <w:r w:rsidRPr="31E495D0">
        <w:rPr>
          <w:rFonts w:ascii="Times New Roman" w:eastAsia="Times New Roman" w:hAnsi="Times New Roman" w:cs="Times New Roman"/>
          <w:b/>
          <w:bCs/>
          <w:sz w:val="28"/>
          <w:szCs w:val="28"/>
          <w:lang w:val="vi"/>
        </w:rPr>
        <w:t>----------------------------------</w:t>
      </w:r>
    </w:p>
    <w:p w14:paraId="02315A44" w14:textId="033D7462" w:rsidR="3D6B03CC" w:rsidRDefault="3D6B03CC" w:rsidP="179A266F">
      <w:pPr>
        <w:spacing w:after="60"/>
        <w:jc w:val="center"/>
      </w:pPr>
      <w:r w:rsidRPr="31E495D0">
        <w:rPr>
          <w:rFonts w:ascii="Times New Roman" w:eastAsia="Times New Roman" w:hAnsi="Times New Roman" w:cs="Times New Roman"/>
          <w:b/>
          <w:bCs/>
          <w:sz w:val="28"/>
          <w:szCs w:val="28"/>
          <w:lang w:val="vi"/>
        </w:rPr>
        <w:t>TP. HỒ CHÍ MINH – 2026</w:t>
      </w:r>
    </w:p>
    <w:p w14:paraId="4FC5E4AA" w14:textId="30060033" w:rsidR="31E495D0" w:rsidRDefault="31E495D0" w:rsidP="6879673E">
      <w:pPr>
        <w:jc w:val="both"/>
      </w:pPr>
      <w:r>
        <w:br w:type="page"/>
      </w:r>
    </w:p>
    <w:p w14:paraId="47CC91CE" w14:textId="485B9D62" w:rsidR="31E495D0" w:rsidRDefault="31E495D0" w:rsidP="6879673E">
      <w:pPr>
        <w:spacing w:after="6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vi"/>
        </w:rPr>
      </w:pPr>
    </w:p>
    <w:p w14:paraId="3C269F7D" w14:textId="6BE0D511" w:rsidR="50176CCD" w:rsidRPr="009B5F36" w:rsidRDefault="005234DD" w:rsidP="7913A189">
      <w:pPr>
        <w:spacing w:after="60" w:line="276" w:lineRule="auto"/>
        <w:jc w:val="center"/>
        <w:rPr>
          <w:rFonts w:ascii="Times New Roman" w:eastAsia="Times New Roman" w:hAnsi="Times New Roman" w:cs="Times New Roman"/>
          <w:b/>
          <w:bCs/>
          <w:sz w:val="34"/>
          <w:szCs w:val="34"/>
          <w:lang w:val="vi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  <w:lang w:val="vi"/>
        </w:rPr>
        <w:t>Lời</w:t>
      </w:r>
      <w:r w:rsidR="50176CCD" w:rsidRPr="009B5F36">
        <w:rPr>
          <w:rFonts w:ascii="Times New Roman" w:eastAsia="Times New Roman" w:hAnsi="Times New Roman" w:cs="Times New Roman"/>
          <w:b/>
          <w:bCs/>
          <w:sz w:val="34"/>
          <w:szCs w:val="34"/>
          <w:lang w:val="vi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4"/>
          <w:szCs w:val="34"/>
          <w:lang w:val="vi"/>
        </w:rPr>
        <w:t>Cảm</w:t>
      </w:r>
      <w:r w:rsidR="50176CCD" w:rsidRPr="009B5F36">
        <w:rPr>
          <w:rFonts w:ascii="Times New Roman" w:eastAsia="Times New Roman" w:hAnsi="Times New Roman" w:cs="Times New Roman"/>
          <w:b/>
          <w:bCs/>
          <w:sz w:val="34"/>
          <w:szCs w:val="34"/>
          <w:lang w:val="vi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4"/>
          <w:szCs w:val="34"/>
          <w:lang w:val="vi"/>
        </w:rPr>
        <w:t>Ơn</w:t>
      </w:r>
    </w:p>
    <w:p w14:paraId="2801A258" w14:textId="38D366F4" w:rsidR="00157F74" w:rsidRPr="006A6B25" w:rsidRDefault="50176CCD" w:rsidP="00157F74">
      <w:pPr>
        <w:spacing w:after="6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6A6B25">
        <w:rPr>
          <w:rFonts w:ascii="Times New Roman" w:eastAsia="Times New Roman" w:hAnsi="Times New Roman" w:cs="Times New Roman"/>
          <w:sz w:val="28"/>
          <w:szCs w:val="28"/>
          <w:lang w:val="vi"/>
        </w:rPr>
        <w:t xml:space="preserve">   </w:t>
      </w:r>
      <w:proofErr w:type="spellStart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>Lời</w:t>
      </w:r>
      <w:proofErr w:type="spellEnd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>tiên</w:t>
      </w:r>
      <w:proofErr w:type="spellEnd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>chúng</w:t>
      </w:r>
      <w:proofErr w:type="spellEnd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>em</w:t>
      </w:r>
      <w:proofErr w:type="spellEnd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>xin</w:t>
      </w:r>
      <w:proofErr w:type="spellEnd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>gửi</w:t>
      </w:r>
      <w:proofErr w:type="spellEnd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>lời</w:t>
      </w:r>
      <w:proofErr w:type="spellEnd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>cảm</w:t>
      </w:r>
      <w:proofErr w:type="spellEnd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>ơn</w:t>
      </w:r>
      <w:proofErr w:type="spellEnd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>chân</w:t>
      </w:r>
      <w:proofErr w:type="spellEnd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>cô</w:t>
      </w:r>
      <w:proofErr w:type="spellEnd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 xml:space="preserve"> Nguyễn Vương Thùy Ngân </w:t>
      </w:r>
      <w:proofErr w:type="spellStart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>trực</w:t>
      </w:r>
      <w:proofErr w:type="spellEnd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>tiếp</w:t>
      </w:r>
      <w:proofErr w:type="spellEnd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>giảng</w:t>
      </w:r>
      <w:proofErr w:type="spellEnd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>dạy</w:t>
      </w:r>
      <w:proofErr w:type="spellEnd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>hướng</w:t>
      </w:r>
      <w:proofErr w:type="spellEnd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>dẫn</w:t>
      </w:r>
      <w:proofErr w:type="spellEnd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>chúng</w:t>
      </w:r>
      <w:proofErr w:type="spellEnd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>em</w:t>
      </w:r>
      <w:proofErr w:type="spellEnd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>suốt</w:t>
      </w:r>
      <w:proofErr w:type="spellEnd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>quá</w:t>
      </w:r>
      <w:proofErr w:type="spellEnd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>đồ</w:t>
      </w:r>
      <w:proofErr w:type="spellEnd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>án</w:t>
      </w:r>
      <w:proofErr w:type="spellEnd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>môn</w:t>
      </w:r>
      <w:proofErr w:type="spellEnd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 xml:space="preserve">. Trong </w:t>
      </w:r>
      <w:proofErr w:type="spellStart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>quá</w:t>
      </w:r>
      <w:proofErr w:type="spellEnd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>nghiên</w:t>
      </w:r>
      <w:proofErr w:type="spellEnd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>cứu</w:t>
      </w:r>
      <w:proofErr w:type="spellEnd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>tìm</w:t>
      </w:r>
      <w:proofErr w:type="spellEnd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>hiểu</w:t>
      </w:r>
      <w:proofErr w:type="spellEnd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>môn</w:t>
      </w:r>
      <w:proofErr w:type="spellEnd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>hướng</w:t>
      </w:r>
      <w:proofErr w:type="spellEnd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>tượng</w:t>
      </w:r>
      <w:proofErr w:type="spellEnd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 xml:space="preserve"> (OOP), </w:t>
      </w:r>
      <w:proofErr w:type="spellStart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>nhóm</w:t>
      </w:r>
      <w:proofErr w:type="spellEnd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>chúng</w:t>
      </w:r>
      <w:proofErr w:type="spellEnd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>em</w:t>
      </w:r>
      <w:proofErr w:type="spellEnd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>sự</w:t>
      </w:r>
      <w:proofErr w:type="spellEnd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>tâm</w:t>
      </w:r>
      <w:proofErr w:type="spellEnd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>dẫn</w:t>
      </w:r>
      <w:proofErr w:type="spellEnd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>tận</w:t>
      </w:r>
      <w:proofErr w:type="spellEnd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>tình</w:t>
      </w:r>
      <w:proofErr w:type="spellEnd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>đầy</w:t>
      </w:r>
      <w:proofErr w:type="spellEnd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>tâm</w:t>
      </w:r>
      <w:proofErr w:type="spellEnd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>huyết</w:t>
      </w:r>
      <w:proofErr w:type="spellEnd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>cô</w:t>
      </w:r>
      <w:proofErr w:type="spellEnd"/>
      <w:r w:rsidR="00157F74" w:rsidRPr="006A6B2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1BDDBF0" w14:textId="2334FC28" w:rsidR="00157F74" w:rsidRPr="00157F74" w:rsidRDefault="00157F74" w:rsidP="00157F74">
      <w:pPr>
        <w:spacing w:after="6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Nhờ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những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kiến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nền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tảng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kinh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nghiệm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quý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báu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mà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cô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truyền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đạt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nhóm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chúng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em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hội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củng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cố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vận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thuyết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trừu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tượng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tiễn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qua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đề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“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Thiết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xây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dựng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mô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phỏng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thái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nhiên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Tương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tác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giữa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quần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vật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bằng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C++”.</w:t>
      </w:r>
    </w:p>
    <w:p w14:paraId="4BAB7B73" w14:textId="7E8D584B" w:rsidR="00157F74" w:rsidRPr="00157F74" w:rsidRDefault="00157F74" w:rsidP="00157F74">
      <w:pPr>
        <w:spacing w:after="6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Đề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giúp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nhóm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hiểu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sâu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sắc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hơn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đặc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trọng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hướng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tượng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thừa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đa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đóng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gói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mà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còn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góp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nâng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cao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kỹ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tư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duy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thuật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tổ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nguồn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kỹ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thuật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thư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viện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đồ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họa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SFML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xây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dựng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tế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>.</w:t>
      </w:r>
      <w:r w:rsidR="005172D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0CABCEE3" w14:textId="46CE1C34" w:rsidR="00157F74" w:rsidRPr="00157F74" w:rsidRDefault="00157F74" w:rsidP="00157F74">
      <w:pPr>
        <w:spacing w:after="6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Tuy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cố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gắng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nỗ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lực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hết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mình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hoàn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đồ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án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phạm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vi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gian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, song do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kiến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kinh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nghiệm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tế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còn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hạn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chế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nên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bài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báo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cáo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khó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tránh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khỏi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những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thiếu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sót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Nhóm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chúng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em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rất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mong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sự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cảm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những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ý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kiến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đóng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góp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quý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báu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cô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phẩm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đồ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án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hoàn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thiện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tốt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hơn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62C815B" w14:textId="4969B7F1" w:rsidR="00157F74" w:rsidRPr="00157F74" w:rsidRDefault="00157F74" w:rsidP="00157F74">
      <w:pPr>
        <w:spacing w:after="6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Cuối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cùng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nhóm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chúng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em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xin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kính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chúc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cô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luôn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dồi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dào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sức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khỏe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hạnh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phúc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gặt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hái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nhiều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sự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nghiệp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trồng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cao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quý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157F74">
        <w:rPr>
          <w:rFonts w:ascii="Times New Roman" w:eastAsia="Times New Roman" w:hAnsi="Times New Roman" w:cs="Times New Roman"/>
          <w:sz w:val="26"/>
          <w:szCs w:val="26"/>
        </w:rPr>
        <w:t>mình</w:t>
      </w:r>
      <w:proofErr w:type="spellEnd"/>
      <w:r w:rsidRPr="00157F74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0CF82A" w14:textId="3C0F9B69" w:rsidR="008269BA" w:rsidRDefault="5DCDFA40" w:rsidP="008269BA">
      <w:pPr>
        <w:spacing w:after="60" w:line="360" w:lineRule="auto"/>
        <w:jc w:val="right"/>
        <w:rPr>
          <w:rFonts w:ascii="Times New Roman" w:eastAsia="Times New Roman" w:hAnsi="Times New Roman" w:cs="Times New Roman"/>
          <w:sz w:val="26"/>
          <w:szCs w:val="26"/>
          <w:lang w:val="vi"/>
        </w:rPr>
      </w:pPr>
      <w:proofErr w:type="spellStart"/>
      <w:r w:rsidRPr="006A6B25">
        <w:rPr>
          <w:rFonts w:ascii="Times New Roman" w:eastAsia="Times New Roman" w:hAnsi="Times New Roman" w:cs="Times New Roman"/>
          <w:sz w:val="26"/>
          <w:szCs w:val="26"/>
          <w:lang w:val="vi"/>
        </w:rPr>
        <w:t>Tp</w:t>
      </w:r>
      <w:proofErr w:type="spellEnd"/>
      <w:r w:rsidRPr="006A6B25">
        <w:rPr>
          <w:rFonts w:ascii="Times New Roman" w:eastAsia="Times New Roman" w:hAnsi="Times New Roman" w:cs="Times New Roman"/>
          <w:sz w:val="26"/>
          <w:szCs w:val="26"/>
          <w:lang w:val="vi"/>
        </w:rPr>
        <w:t>. Hồ Chí Minh, tháng</w:t>
      </w:r>
      <w:r w:rsidR="11F55007" w:rsidRPr="006A6B25">
        <w:rPr>
          <w:rFonts w:ascii="Times New Roman" w:eastAsia="Times New Roman" w:hAnsi="Times New Roman" w:cs="Times New Roman"/>
          <w:sz w:val="26"/>
          <w:szCs w:val="26"/>
          <w:lang w:val="vi"/>
        </w:rPr>
        <w:t xml:space="preserve"> 1</w:t>
      </w:r>
      <w:r w:rsidRPr="006A6B25">
        <w:rPr>
          <w:rFonts w:ascii="Times New Roman" w:eastAsia="Times New Roman" w:hAnsi="Times New Roman" w:cs="Times New Roman"/>
          <w:sz w:val="26"/>
          <w:szCs w:val="26"/>
          <w:lang w:val="vi"/>
        </w:rPr>
        <w:t xml:space="preserve"> năm 20</w:t>
      </w:r>
      <w:r w:rsidR="09D53A3A" w:rsidRPr="006A6B25">
        <w:rPr>
          <w:rFonts w:ascii="Times New Roman" w:eastAsia="Times New Roman" w:hAnsi="Times New Roman" w:cs="Times New Roman"/>
          <w:sz w:val="26"/>
          <w:szCs w:val="26"/>
          <w:lang w:val="vi"/>
        </w:rPr>
        <w:t>26</w:t>
      </w:r>
    </w:p>
    <w:p w14:paraId="2015C5D9" w14:textId="6A380124" w:rsidR="008269BA" w:rsidRDefault="008269BA">
      <w:pPr>
        <w:rPr>
          <w:rFonts w:ascii="Times New Roman" w:eastAsia="Times New Roman" w:hAnsi="Times New Roman" w:cs="Times New Roman"/>
          <w:sz w:val="26"/>
          <w:szCs w:val="26"/>
          <w:lang w:val="vi"/>
        </w:rPr>
      </w:pPr>
    </w:p>
    <w:p w14:paraId="19CC23DC" w14:textId="3DD322C0" w:rsidR="00135976" w:rsidRDefault="00135976">
      <w:pPr>
        <w:rPr>
          <w:rFonts w:ascii="Times New Roman" w:eastAsia="Times New Roman" w:hAnsi="Times New Roman" w:cs="Times New Roman"/>
          <w:sz w:val="26"/>
          <w:szCs w:val="26"/>
          <w:lang w:val="vi"/>
        </w:rPr>
      </w:pPr>
      <w:r>
        <w:rPr>
          <w:rFonts w:ascii="Times New Roman" w:eastAsia="Times New Roman" w:hAnsi="Times New Roman" w:cs="Times New Roman"/>
          <w:sz w:val="26"/>
          <w:szCs w:val="26"/>
          <w:lang w:val="vi"/>
        </w:rPr>
        <w:br w:type="page"/>
      </w:r>
    </w:p>
    <w:p w14:paraId="05759315" w14:textId="6A12A580" w:rsidR="00135976" w:rsidRDefault="00135976" w:rsidP="00135976">
      <w:pPr>
        <w:tabs>
          <w:tab w:val="center" w:pos="6760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4"/>
          <w:szCs w:val="34"/>
        </w:rPr>
      </w:pPr>
      <w:r w:rsidRPr="126E4184">
        <w:rPr>
          <w:rFonts w:ascii="Times New Roman" w:eastAsia="Times New Roman" w:hAnsi="Times New Roman" w:cs="Times New Roman"/>
          <w:b/>
          <w:sz w:val="34"/>
          <w:szCs w:val="34"/>
        </w:rPr>
        <w:lastRenderedPageBreak/>
        <w:t xml:space="preserve">Danh </w:t>
      </w:r>
      <w:proofErr w:type="spellStart"/>
      <w:r w:rsidRPr="126E4184">
        <w:rPr>
          <w:rFonts w:ascii="Times New Roman" w:eastAsia="Times New Roman" w:hAnsi="Times New Roman" w:cs="Times New Roman"/>
          <w:b/>
          <w:sz w:val="34"/>
          <w:szCs w:val="34"/>
        </w:rPr>
        <w:t>sách</w:t>
      </w:r>
      <w:proofErr w:type="spellEnd"/>
      <w:r w:rsidRPr="126E4184">
        <w:rPr>
          <w:rFonts w:ascii="Times New Roman" w:eastAsia="Times New Roman" w:hAnsi="Times New Roman" w:cs="Times New Roman"/>
          <w:b/>
          <w:sz w:val="34"/>
          <w:szCs w:val="34"/>
        </w:rPr>
        <w:t xml:space="preserve"> </w:t>
      </w:r>
      <w:proofErr w:type="spellStart"/>
      <w:r w:rsidRPr="126E4184">
        <w:rPr>
          <w:rFonts w:ascii="Times New Roman" w:eastAsia="Times New Roman" w:hAnsi="Times New Roman" w:cs="Times New Roman"/>
          <w:b/>
          <w:sz w:val="34"/>
          <w:szCs w:val="34"/>
        </w:rPr>
        <w:t>các</w:t>
      </w:r>
      <w:proofErr w:type="spellEnd"/>
      <w:r w:rsidRPr="126E4184">
        <w:rPr>
          <w:rFonts w:ascii="Times New Roman" w:eastAsia="Times New Roman" w:hAnsi="Times New Roman" w:cs="Times New Roman"/>
          <w:b/>
          <w:sz w:val="34"/>
          <w:szCs w:val="34"/>
        </w:rPr>
        <w:t xml:space="preserve"> </w:t>
      </w:r>
      <w:proofErr w:type="spellStart"/>
      <w:r w:rsidRPr="126E4184">
        <w:rPr>
          <w:rFonts w:ascii="Times New Roman" w:eastAsia="Times New Roman" w:hAnsi="Times New Roman" w:cs="Times New Roman"/>
          <w:b/>
          <w:sz w:val="34"/>
          <w:szCs w:val="34"/>
        </w:rPr>
        <w:t>thành</w:t>
      </w:r>
      <w:proofErr w:type="spellEnd"/>
      <w:r w:rsidRPr="126E4184">
        <w:rPr>
          <w:rFonts w:ascii="Times New Roman" w:eastAsia="Times New Roman" w:hAnsi="Times New Roman" w:cs="Times New Roman"/>
          <w:b/>
          <w:sz w:val="34"/>
          <w:szCs w:val="34"/>
        </w:rPr>
        <w:t xml:space="preserve"> </w:t>
      </w:r>
      <w:proofErr w:type="spellStart"/>
      <w:r w:rsidRPr="126E4184">
        <w:rPr>
          <w:rFonts w:ascii="Times New Roman" w:eastAsia="Times New Roman" w:hAnsi="Times New Roman" w:cs="Times New Roman"/>
          <w:b/>
          <w:sz w:val="34"/>
          <w:szCs w:val="34"/>
        </w:rPr>
        <w:t>viên</w:t>
      </w:r>
      <w:proofErr w:type="spellEnd"/>
      <w:r w:rsidRPr="126E4184">
        <w:rPr>
          <w:rFonts w:ascii="Times New Roman" w:eastAsia="Times New Roman" w:hAnsi="Times New Roman" w:cs="Times New Roman"/>
          <w:b/>
          <w:sz w:val="34"/>
          <w:szCs w:val="34"/>
        </w:rPr>
        <w:t xml:space="preserve"> </w:t>
      </w:r>
      <w:proofErr w:type="spellStart"/>
      <w:r w:rsidRPr="126E4184">
        <w:rPr>
          <w:rFonts w:ascii="Times New Roman" w:eastAsia="Times New Roman" w:hAnsi="Times New Roman" w:cs="Times New Roman"/>
          <w:b/>
          <w:sz w:val="34"/>
          <w:szCs w:val="34"/>
        </w:rPr>
        <w:t>nhóm</w:t>
      </w:r>
      <w:proofErr w:type="spellEnd"/>
      <w:r w:rsidRPr="126E4184">
        <w:rPr>
          <w:rFonts w:ascii="Times New Roman" w:eastAsia="Times New Roman" w:hAnsi="Times New Roman" w:cs="Times New Roman"/>
          <w:b/>
          <w:sz w:val="34"/>
          <w:szCs w:val="34"/>
        </w:rPr>
        <w:t xml:space="preserve"> 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958"/>
        <w:gridCol w:w="1840"/>
        <w:gridCol w:w="6542"/>
      </w:tblGrid>
      <w:tr w:rsidR="00135976" w14:paraId="2F7EC6B6" w14:textId="77777777">
        <w:trPr>
          <w:trHeight w:val="300"/>
        </w:trPr>
        <w:tc>
          <w:tcPr>
            <w:tcW w:w="96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595A8EF7" w14:textId="5D7249C2" w:rsidR="00135976" w:rsidRPr="00A66F43" w:rsidRDefault="00135976">
            <w:pPr>
              <w:tabs>
                <w:tab w:val="center" w:pos="676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A66F43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184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2639C76A" w14:textId="1F00399B" w:rsidR="00135976" w:rsidRPr="00A66F43" w:rsidRDefault="00135976">
            <w:pPr>
              <w:tabs>
                <w:tab w:val="center" w:pos="676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A66F43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MSSV</w:t>
            </w:r>
          </w:p>
        </w:tc>
        <w:tc>
          <w:tcPr>
            <w:tcW w:w="658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04E7BCC6" w14:textId="189EC77A" w:rsidR="00135976" w:rsidRPr="00A66F43" w:rsidRDefault="00135976">
            <w:pPr>
              <w:tabs>
                <w:tab w:val="center" w:pos="676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3627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HỌ VÀ TÊN</w:t>
            </w:r>
          </w:p>
        </w:tc>
      </w:tr>
      <w:tr w:rsidR="00135976" w14:paraId="7056F664" w14:textId="77777777">
        <w:trPr>
          <w:trHeight w:val="300"/>
        </w:trPr>
        <w:tc>
          <w:tcPr>
            <w:tcW w:w="96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46AE200A" w14:textId="49EF12CA" w:rsidR="00135976" w:rsidRPr="00C36274" w:rsidRDefault="00135976">
            <w:pPr>
              <w:tabs>
                <w:tab w:val="center" w:pos="676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3627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184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7812BF05" w14:textId="3888F2C4" w:rsidR="00135976" w:rsidRPr="00C36274" w:rsidRDefault="00135976">
            <w:pPr>
              <w:tabs>
                <w:tab w:val="center" w:pos="676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3627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23130212</w:t>
            </w:r>
          </w:p>
        </w:tc>
        <w:tc>
          <w:tcPr>
            <w:tcW w:w="658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402CBC47" w14:textId="78D61D7F" w:rsidR="00135976" w:rsidRPr="00C36274" w:rsidRDefault="00135976">
            <w:pPr>
              <w:tabs>
                <w:tab w:val="center" w:pos="676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3627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ĐINH VIỆT QUANG</w:t>
            </w:r>
          </w:p>
        </w:tc>
      </w:tr>
      <w:tr w:rsidR="00135976" w14:paraId="35A42CD5" w14:textId="77777777">
        <w:trPr>
          <w:trHeight w:val="300"/>
        </w:trPr>
        <w:tc>
          <w:tcPr>
            <w:tcW w:w="96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0F00DE1E" w14:textId="3D7A886A" w:rsidR="00135976" w:rsidRPr="00C36274" w:rsidRDefault="00135976">
            <w:pPr>
              <w:tabs>
                <w:tab w:val="center" w:pos="676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3627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184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2AF9B33E" w14:textId="4936783D" w:rsidR="00135976" w:rsidRPr="00C36274" w:rsidRDefault="00135976">
            <w:pPr>
              <w:tabs>
                <w:tab w:val="center" w:pos="676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3627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23130236</w:t>
            </w:r>
          </w:p>
        </w:tc>
        <w:tc>
          <w:tcPr>
            <w:tcW w:w="658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4A7C6748" w14:textId="6FBE53CF" w:rsidR="00135976" w:rsidRPr="00C36274" w:rsidRDefault="00135976">
            <w:pPr>
              <w:tabs>
                <w:tab w:val="center" w:pos="676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3627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LÊ QUỐC THỊNH</w:t>
            </w:r>
          </w:p>
        </w:tc>
      </w:tr>
      <w:tr w:rsidR="00135976" w14:paraId="0E134A98" w14:textId="77777777">
        <w:trPr>
          <w:trHeight w:val="300"/>
        </w:trPr>
        <w:tc>
          <w:tcPr>
            <w:tcW w:w="96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315C3A0D" w14:textId="57D1CB25" w:rsidR="00135976" w:rsidRPr="00C36274" w:rsidRDefault="00135976">
            <w:pPr>
              <w:tabs>
                <w:tab w:val="center" w:pos="676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3627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3</w:t>
            </w:r>
          </w:p>
        </w:tc>
        <w:tc>
          <w:tcPr>
            <w:tcW w:w="184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270CD5C8" w14:textId="73A2165F" w:rsidR="00135976" w:rsidRPr="00C36274" w:rsidRDefault="00135976">
            <w:pPr>
              <w:tabs>
                <w:tab w:val="center" w:pos="676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3627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23130248</w:t>
            </w:r>
          </w:p>
        </w:tc>
        <w:tc>
          <w:tcPr>
            <w:tcW w:w="658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5CA12BF6" w14:textId="2C412330" w:rsidR="00135976" w:rsidRPr="00C36274" w:rsidRDefault="00135976">
            <w:pPr>
              <w:tabs>
                <w:tab w:val="center" w:pos="676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3627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NGUYỄN THỊ KIỀU TRANG</w:t>
            </w:r>
          </w:p>
        </w:tc>
      </w:tr>
      <w:tr w:rsidR="00135976" w14:paraId="2CCB952F" w14:textId="77777777">
        <w:trPr>
          <w:trHeight w:val="55"/>
        </w:trPr>
        <w:tc>
          <w:tcPr>
            <w:tcW w:w="96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20B70DD3" w14:textId="0F79E928" w:rsidR="00135976" w:rsidRPr="00C36274" w:rsidRDefault="00135976">
            <w:pPr>
              <w:tabs>
                <w:tab w:val="center" w:pos="676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3627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4</w:t>
            </w:r>
          </w:p>
        </w:tc>
        <w:tc>
          <w:tcPr>
            <w:tcW w:w="184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3B1E004F" w14:textId="59EFB8D6" w:rsidR="00135976" w:rsidRPr="00C36274" w:rsidRDefault="00135976">
            <w:pPr>
              <w:tabs>
                <w:tab w:val="center" w:pos="676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36274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23130249</w:t>
            </w:r>
          </w:p>
        </w:tc>
        <w:tc>
          <w:tcPr>
            <w:tcW w:w="658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left w:w="108" w:type="dxa"/>
              <w:right w:w="108" w:type="dxa"/>
            </w:tcMar>
          </w:tcPr>
          <w:p w14:paraId="0030726E" w14:textId="5C92BFC2" w:rsidR="00135976" w:rsidRPr="00C36274" w:rsidRDefault="00135976">
            <w:pPr>
              <w:tabs>
                <w:tab w:val="center" w:pos="676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C3627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VÕ THÁI MINH TRIỀU</w:t>
            </w:r>
          </w:p>
        </w:tc>
      </w:tr>
    </w:tbl>
    <w:p w14:paraId="7ECBB814" w14:textId="207C439E" w:rsidR="005D5A7E" w:rsidRDefault="005D5A7E">
      <w:pPr>
        <w:rPr>
          <w:rFonts w:ascii="Times New Roman" w:eastAsiaTheme="majorEastAsia" w:hAnsi="Times New Roman" w:cs="Times New Roman"/>
          <w:b/>
          <w:bCs/>
          <w:sz w:val="32"/>
          <w:szCs w:val="32"/>
          <w:lang w:val="vi-VN" w:eastAsia="en-US"/>
        </w:rPr>
      </w:pPr>
    </w:p>
    <w:p w14:paraId="10C88A2B" w14:textId="3097299B" w:rsidR="005D5A7E" w:rsidRDefault="005D5A7E">
      <w:pPr>
        <w:rPr>
          <w:rFonts w:ascii="Times New Roman" w:eastAsiaTheme="majorEastAsia" w:hAnsi="Times New Roman" w:cs="Times New Roman"/>
          <w:b/>
          <w:bCs/>
          <w:sz w:val="32"/>
          <w:szCs w:val="32"/>
          <w:lang w:val="vi-VN" w:eastAsia="en-US"/>
        </w:rPr>
        <w:sectPr w:rsidR="005D5A7E" w:rsidSect="0082531C">
          <w:headerReference w:type="even" r:id="rId12"/>
          <w:headerReference w:type="default" r:id="rId13"/>
          <w:footerReference w:type="even" r:id="rId14"/>
          <w:headerReference w:type="first" r:id="rId15"/>
          <w:footerReference w:type="first" r:id="rId16"/>
          <w:pgSz w:w="12240" w:h="15840"/>
          <w:pgMar w:top="1440" w:right="1440" w:bottom="1440" w:left="1440" w:header="720" w:footer="720" w:gutter="0"/>
          <w:pgBorders w:display="firstPage" w:offsetFrom="page">
            <w:top w:val="twistedLines1" w:sz="18" w:space="24" w:color="auto"/>
            <w:left w:val="twistedLines1" w:sz="18" w:space="24" w:color="auto"/>
            <w:bottom w:val="twistedLines1" w:sz="18" w:space="24" w:color="auto"/>
            <w:right w:val="twistedLines1" w:sz="18" w:space="24" w:color="auto"/>
          </w:pgBorders>
          <w:pgNumType w:fmt="lowerRoman"/>
          <w:cols w:space="720"/>
          <w:docGrid w:linePitch="360"/>
        </w:sectPr>
      </w:pPr>
    </w:p>
    <w:p w14:paraId="14446FA8" w14:textId="77777777" w:rsidR="005D5A7E" w:rsidRPr="005D5A7E" w:rsidRDefault="005D5A7E">
      <w:pPr>
        <w:rPr>
          <w:rFonts w:ascii="Times New Roman" w:eastAsiaTheme="majorEastAsia" w:hAnsi="Times New Roman" w:cs="Times New Roman"/>
          <w:b/>
          <w:bCs/>
          <w:sz w:val="32"/>
          <w:szCs w:val="32"/>
          <w:lang w:val="vi-VN" w:eastAsia="en-US"/>
        </w:rPr>
      </w:pPr>
    </w:p>
    <w:bookmarkStart w:id="0" w:name="_Toc219294409" w:displacedByCustomXml="next"/>
    <w:sdt>
      <w:sdtPr>
        <w:rPr>
          <w:rFonts w:ascii="Times New Roman" w:eastAsiaTheme="minorEastAsia" w:hAnsi="Times New Roman" w:cs="Times New Roman"/>
          <w:b/>
          <w:color w:val="auto"/>
          <w:sz w:val="24"/>
          <w:szCs w:val="24"/>
          <w:lang w:eastAsia="ja-JP"/>
        </w:rPr>
        <w:id w:val="-2116045233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Cs/>
          <w:noProof/>
        </w:rPr>
      </w:sdtEndPr>
      <w:sdtContent>
        <w:p w14:paraId="08CFEB4D" w14:textId="4324D598" w:rsidR="000641D2" w:rsidRPr="000641D2" w:rsidRDefault="000641D2" w:rsidP="00075C0A">
          <w:pPr>
            <w:pStyle w:val="uMucluc"/>
            <w:spacing w:line="276" w:lineRule="auto"/>
            <w:jc w:val="center"/>
            <w:outlineLvl w:val="0"/>
            <w:rPr>
              <w:rFonts w:ascii="Times New Roman" w:hAnsi="Times New Roman" w:cs="Times New Roman"/>
              <w:b/>
              <w:bCs/>
              <w:color w:val="auto"/>
              <w:lang w:val="vi-VN"/>
            </w:rPr>
          </w:pPr>
          <w:proofErr w:type="spellStart"/>
          <w:r>
            <w:rPr>
              <w:rFonts w:ascii="Times New Roman" w:hAnsi="Times New Roman" w:cs="Times New Roman"/>
              <w:b/>
              <w:bCs/>
              <w:color w:val="auto"/>
            </w:rPr>
            <w:t>Mục</w:t>
          </w:r>
          <w:proofErr w:type="spellEnd"/>
          <w:r>
            <w:rPr>
              <w:rFonts w:ascii="Times New Roman" w:hAnsi="Times New Roman" w:cs="Times New Roman"/>
              <w:b/>
              <w:bCs/>
              <w:color w:val="auto"/>
              <w:lang w:val="vi-VN"/>
            </w:rPr>
            <w:t xml:space="preserve"> lục</w:t>
          </w:r>
          <w:bookmarkEnd w:id="0"/>
        </w:p>
        <w:p w14:paraId="4F4DF077" w14:textId="0857DC26" w:rsidR="00333DD3" w:rsidRDefault="000641D2">
          <w:pPr>
            <w:pStyle w:val="Mucluc1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r w:rsidRPr="008B62D5">
            <w:fldChar w:fldCharType="begin"/>
          </w:r>
          <w:r w:rsidRPr="008B62D5">
            <w:instrText xml:space="preserve"> TOC \o "1-3" \h \z \u </w:instrText>
          </w:r>
          <w:r w:rsidRPr="008B62D5">
            <w:fldChar w:fldCharType="separate"/>
          </w:r>
          <w:hyperlink w:anchor="_Toc219294409" w:history="1">
            <w:r w:rsidR="00333DD3" w:rsidRPr="003B699A">
              <w:rPr>
                <w:rStyle w:val="Siuktni"/>
                <w:rFonts w:ascii="Times New Roman" w:hAnsi="Times New Roman" w:cs="Times New Roman"/>
                <w:b/>
                <w:bCs/>
                <w:noProof/>
              </w:rPr>
              <w:t>Mục</w:t>
            </w:r>
            <w:r w:rsidR="00333DD3" w:rsidRPr="003B699A">
              <w:rPr>
                <w:rStyle w:val="Siuktni"/>
                <w:rFonts w:ascii="Times New Roman" w:hAnsi="Times New Roman" w:cs="Times New Roman"/>
                <w:b/>
                <w:bCs/>
                <w:noProof/>
                <w:lang w:val="vi-VN"/>
              </w:rPr>
              <w:t xml:space="preserve"> lục</w:t>
            </w:r>
            <w:r w:rsidR="00333DD3">
              <w:rPr>
                <w:noProof/>
                <w:webHidden/>
              </w:rPr>
              <w:tab/>
            </w:r>
            <w:r w:rsidR="00333DD3">
              <w:rPr>
                <w:noProof/>
                <w:webHidden/>
              </w:rPr>
              <w:fldChar w:fldCharType="begin"/>
            </w:r>
            <w:r w:rsidR="00333DD3">
              <w:rPr>
                <w:noProof/>
                <w:webHidden/>
              </w:rPr>
              <w:instrText xml:space="preserve"> PAGEREF _Toc219294409 \h </w:instrText>
            </w:r>
            <w:r w:rsidR="00333DD3">
              <w:rPr>
                <w:noProof/>
                <w:webHidden/>
              </w:rPr>
            </w:r>
            <w:r w:rsidR="00333DD3">
              <w:rPr>
                <w:noProof/>
                <w:webHidden/>
              </w:rPr>
              <w:fldChar w:fldCharType="separate"/>
            </w:r>
            <w:r w:rsidR="00D9547A">
              <w:rPr>
                <w:noProof/>
                <w:webHidden/>
              </w:rPr>
              <w:t>i</w:t>
            </w:r>
            <w:r w:rsidR="00333DD3">
              <w:rPr>
                <w:noProof/>
                <w:webHidden/>
              </w:rPr>
              <w:fldChar w:fldCharType="end"/>
            </w:r>
          </w:hyperlink>
        </w:p>
        <w:p w14:paraId="7C0EE12A" w14:textId="3016408D" w:rsidR="00333DD3" w:rsidRDefault="00333DD3">
          <w:pPr>
            <w:pStyle w:val="Mucluc1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9294410" w:history="1">
            <w:r w:rsidRPr="003B699A">
              <w:rPr>
                <w:rStyle w:val="Siuktni"/>
                <w:rFonts w:ascii="Times New Roman" w:eastAsia="Times New Roman" w:hAnsi="Times New Roman" w:cs="Times New Roman"/>
                <w:b/>
                <w:noProof/>
                <w:lang w:val="vi"/>
              </w:rPr>
              <w:t>Bảng các từ viết tắt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_Toc219294410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547A">
              <w:rPr>
                <w:noProof/>
                <w:webHidden/>
              </w:rPr>
              <w:t>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10397" w14:textId="6DC6C47C" w:rsidR="00333DD3" w:rsidRDefault="00333DD3">
          <w:pPr>
            <w:pStyle w:val="Mucluc1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9294411" w:history="1">
            <w:r w:rsidRPr="003B699A">
              <w:rPr>
                <w:rStyle w:val="Siuktni"/>
                <w:rFonts w:ascii="Times New Roman" w:eastAsia="Times New Roman" w:hAnsi="Times New Roman" w:cs="Times New Roman"/>
                <w:b/>
                <w:bCs/>
                <w:noProof/>
              </w:rPr>
              <w:t>Danh</w:t>
            </w:r>
            <w:r w:rsidRPr="003B699A">
              <w:rPr>
                <w:rStyle w:val="Siuktni"/>
                <w:rFonts w:ascii="Times New Roman" w:eastAsia="Times New Roman" w:hAnsi="Times New Roman" w:cs="Times New Roman"/>
                <w:b/>
                <w:bCs/>
                <w:noProof/>
                <w:lang w:val="vi-VN"/>
              </w:rPr>
              <w:t xml:space="preserve"> sách các hình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_Toc219294411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547A">
              <w:rPr>
                <w:noProof/>
                <w:webHidden/>
              </w:rPr>
              <w:t>iv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39119" w14:textId="50ED33F2" w:rsidR="00333DD3" w:rsidRDefault="00333DD3">
          <w:pPr>
            <w:pStyle w:val="Mucluc1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9294412" w:history="1">
            <w:r w:rsidRPr="003B699A">
              <w:rPr>
                <w:rStyle w:val="Siuktni"/>
                <w:rFonts w:ascii="Times New Roman" w:eastAsia="Times New Roman" w:hAnsi="Times New Roman" w:cs="Times New Roman"/>
                <w:b/>
                <w:bCs/>
                <w:noProof/>
              </w:rPr>
              <w:t>Lời mở đầu</w:t>
            </w:r>
            <w:r w:rsidRPr="003B699A">
              <w:rPr>
                <w:rStyle w:val="Siuktni"/>
                <w:rFonts w:ascii="Times New Roman" w:eastAsia="Times New Roman" w:hAnsi="Times New Roman" w:cs="Times New Roman"/>
                <w:b/>
                <w:bCs/>
                <w:noProof/>
                <w:vertAlign w:val="superscript"/>
              </w:rPr>
              <w:t>[7]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_Toc219294412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547A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22C5E" w14:textId="7CDA0A48" w:rsidR="00333DD3" w:rsidRDefault="00333DD3">
          <w:pPr>
            <w:pStyle w:val="Mucluc1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9294413" w:history="1">
            <w:r w:rsidRPr="003B699A">
              <w:rPr>
                <w:rStyle w:val="Siuktni"/>
                <w:rFonts w:ascii="Times New Roman" w:eastAsia="Times New Roman" w:hAnsi="Times New Roman" w:cs="Times New Roman"/>
                <w:b/>
                <w:noProof/>
              </w:rPr>
              <w:t>CHƯƠNG 1: TỔNG QUAN VỀ CƠ SỞ LÝ THUYẾT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_Toc219294413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547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D0C82" w14:textId="6FEA6734" w:rsidR="00333DD3" w:rsidRDefault="00333DD3">
          <w:pPr>
            <w:pStyle w:val="Muclu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9294414" w:history="1">
            <w:r w:rsidRPr="003B699A">
              <w:rPr>
                <w:rStyle w:val="Siuktni"/>
                <w:rFonts w:ascii="Times New Roman" w:eastAsia="Times New Roman" w:hAnsi="Times New Roman" w:cs="Times New Roman"/>
                <w:b/>
                <w:noProof/>
              </w:rPr>
              <w:t>1.1. Ngôn ngữ lập trình C++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_Toc219294414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547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F5A288" w14:textId="4AE7CA4B" w:rsidR="00333DD3" w:rsidRDefault="00333DD3">
          <w:pPr>
            <w:pStyle w:val="Muclu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9294415" w:history="1">
            <w:r w:rsidRPr="003B699A">
              <w:rPr>
                <w:rStyle w:val="Siuktni"/>
                <w:rFonts w:ascii="Times New Roman" w:eastAsia="Times New Roman" w:hAnsi="Times New Roman" w:cs="Times New Roman"/>
                <w:b/>
                <w:noProof/>
              </w:rPr>
              <w:t>1.1.1. Giới thiệu chung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_Toc219294415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547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6903F0" w14:textId="2E9618EE" w:rsidR="00333DD3" w:rsidRDefault="00333DD3">
          <w:pPr>
            <w:pStyle w:val="Muclu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9294416" w:history="1">
            <w:r w:rsidRPr="003B699A">
              <w:rPr>
                <w:rStyle w:val="Siuktni"/>
                <w:rFonts w:ascii="Times New Roman" w:eastAsia="Times New Roman" w:hAnsi="Times New Roman" w:cs="Times New Roman"/>
                <w:b/>
                <w:noProof/>
              </w:rPr>
              <w:t>1.1.2. Lý do lựa chọn C++ cho đồ 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_Toc219294416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547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C8E16F" w14:textId="78A52161" w:rsidR="00333DD3" w:rsidRDefault="00333DD3">
          <w:pPr>
            <w:pStyle w:val="Muclu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9294417" w:history="1">
            <w:r w:rsidRPr="003B699A">
              <w:rPr>
                <w:rStyle w:val="Siuktni"/>
                <w:rFonts w:ascii="Times New Roman" w:eastAsia="Times New Roman" w:hAnsi="Times New Roman" w:cs="Times New Roman"/>
                <w:b/>
                <w:noProof/>
              </w:rPr>
              <w:t>1.2. Lập trình hướng đối tượng (OOP)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_Toc219294417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547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D3198" w14:textId="48D238E7" w:rsidR="00333DD3" w:rsidRDefault="00333DD3">
          <w:pPr>
            <w:pStyle w:val="Muclu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9294418" w:history="1">
            <w:r w:rsidRPr="003B699A">
              <w:rPr>
                <w:rStyle w:val="Siuktni"/>
                <w:rFonts w:ascii="Times New Roman" w:eastAsia="Times New Roman" w:hAnsi="Times New Roman" w:cs="Times New Roman"/>
                <w:b/>
                <w:noProof/>
              </w:rPr>
              <w:t>1.2.1. Lớp (Class) và Đối tượng (Object)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_Toc219294418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547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47EFF" w14:textId="30FF0590" w:rsidR="00333DD3" w:rsidRDefault="00333DD3">
          <w:pPr>
            <w:pStyle w:val="Muclu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9294419" w:history="1">
            <w:r w:rsidRPr="003B699A">
              <w:rPr>
                <w:rStyle w:val="Siuktni"/>
                <w:rFonts w:ascii="Times New Roman" w:eastAsia="Times New Roman" w:hAnsi="Times New Roman" w:cs="Times New Roman"/>
                <w:b/>
                <w:noProof/>
              </w:rPr>
              <w:t>1.2.2. Các đặc tính OOP áp dụng trong đồ 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_Toc219294419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547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8A9E4" w14:textId="094275F8" w:rsidR="00333DD3" w:rsidRDefault="00333DD3">
          <w:pPr>
            <w:pStyle w:val="Muclu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9294420" w:history="1">
            <w:r w:rsidRPr="003B699A">
              <w:rPr>
                <w:rStyle w:val="Siuktni"/>
                <w:rFonts w:ascii="Times New Roman" w:eastAsia="Times New Roman" w:hAnsi="Times New Roman" w:cs="Times New Roman"/>
                <w:b/>
                <w:noProof/>
              </w:rPr>
              <w:t>1.3. Thư viện đồ họa SFML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_Toc219294420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547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A84F1" w14:textId="04774EE3" w:rsidR="00333DD3" w:rsidRDefault="00333DD3">
          <w:pPr>
            <w:pStyle w:val="Muclu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9294421" w:history="1">
            <w:r w:rsidRPr="003B699A">
              <w:rPr>
                <w:rStyle w:val="Siuktni"/>
                <w:rFonts w:ascii="Times New Roman" w:eastAsia="Times New Roman" w:hAnsi="Times New Roman" w:cs="Times New Roman"/>
                <w:b/>
                <w:noProof/>
              </w:rPr>
              <w:t>1.3.1. Tổng quan về SFML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_Toc219294421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547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AE7CB" w14:textId="3192F3DD" w:rsidR="00333DD3" w:rsidRDefault="00333DD3">
          <w:pPr>
            <w:pStyle w:val="Muclu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9294422" w:history="1">
            <w:r w:rsidRPr="003B699A">
              <w:rPr>
                <w:rStyle w:val="Siuktni"/>
                <w:rFonts w:ascii="Times New Roman" w:eastAsia="Times New Roman" w:hAnsi="Times New Roman" w:cs="Times New Roman"/>
                <w:b/>
                <w:noProof/>
              </w:rPr>
              <w:t>1.3.2. Các module thành phần sử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_Toc219294422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547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B3335" w14:textId="02629710" w:rsidR="00333DD3" w:rsidRDefault="00333DD3">
          <w:pPr>
            <w:pStyle w:val="Muclu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9294423" w:history="1">
            <w:r w:rsidRPr="003B699A">
              <w:rPr>
                <w:rStyle w:val="Siuktni"/>
                <w:rFonts w:ascii="Times New Roman" w:eastAsia="Times New Roman" w:hAnsi="Times New Roman" w:cs="Times New Roman"/>
                <w:b/>
                <w:noProof/>
              </w:rPr>
              <w:t>1.4. Cơ sở toán học trong mô phỏng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_Toc219294423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547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857A4" w14:textId="7E981347" w:rsidR="00333DD3" w:rsidRDefault="00333DD3">
          <w:pPr>
            <w:pStyle w:val="Muclu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9294424" w:history="1">
            <w:r w:rsidRPr="003B699A">
              <w:rPr>
                <w:rStyle w:val="Siuktni"/>
                <w:rFonts w:ascii="Times New Roman" w:eastAsia="Times New Roman" w:hAnsi="Times New Roman" w:cs="Times New Roman"/>
                <w:b/>
                <w:noProof/>
              </w:rPr>
              <w:t>1.5. Kết luận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_Toc219294424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547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F6EAD1" w14:textId="4E68FECC" w:rsidR="00333DD3" w:rsidRDefault="00333DD3">
          <w:pPr>
            <w:pStyle w:val="Mucluc1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9294425" w:history="1">
            <w:r w:rsidRPr="003B699A">
              <w:rPr>
                <w:rStyle w:val="Siuktni"/>
                <w:rFonts w:ascii="Times New Roman" w:eastAsia="Times New Roman" w:hAnsi="Times New Roman" w:cs="Times New Roman"/>
                <w:b/>
                <w:noProof/>
              </w:rPr>
              <w:t>CHƯƠNG 2: XÂY DỰNG CHƯƠNG TRÌNH MÔ PHỎNG HỆ SINH THÁI (ECOSYSTEM SIMULATION)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_Toc219294425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547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9B55A0" w14:textId="04440CA1" w:rsidR="00333DD3" w:rsidRDefault="00333DD3">
          <w:pPr>
            <w:pStyle w:val="Muclu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9294426" w:history="1">
            <w:r w:rsidRPr="003B699A">
              <w:rPr>
                <w:rStyle w:val="Siuktni"/>
                <w:rFonts w:ascii="Times New Roman" w:eastAsia="Times New Roman" w:hAnsi="Times New Roman" w:cs="Times New Roman"/>
                <w:b/>
                <w:noProof/>
              </w:rPr>
              <w:t>2.1. Giới thiệu bài toán và Yêu cầu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_Toc219294426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547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0C525" w14:textId="7BD729C0" w:rsidR="00333DD3" w:rsidRDefault="00333DD3">
          <w:pPr>
            <w:pStyle w:val="Muclu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9294427" w:history="1">
            <w:r w:rsidRPr="003B699A">
              <w:rPr>
                <w:rStyle w:val="Siuktni"/>
                <w:rFonts w:ascii="Times New Roman" w:eastAsia="Times New Roman" w:hAnsi="Times New Roman" w:cs="Times New Roman"/>
                <w:b/>
                <w:noProof/>
              </w:rPr>
              <w:t>2.1.1. Đặt vấn đề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_Toc219294427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547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081D77" w14:textId="561B63A1" w:rsidR="00333DD3" w:rsidRDefault="00333DD3">
          <w:pPr>
            <w:pStyle w:val="Muclu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9294428" w:history="1">
            <w:r w:rsidRPr="003B699A">
              <w:rPr>
                <w:rStyle w:val="Siuktni"/>
                <w:rFonts w:ascii="Times New Roman" w:eastAsia="Times New Roman" w:hAnsi="Times New Roman" w:cs="Times New Roman"/>
                <w:b/>
                <w:noProof/>
              </w:rPr>
              <w:t>2.1.2. Yêu cầu phi chức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_Toc219294428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547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5F5658" w14:textId="269D8548" w:rsidR="00333DD3" w:rsidRDefault="00333DD3">
          <w:pPr>
            <w:pStyle w:val="Muclu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9294429" w:history="1">
            <w:r w:rsidRPr="003B699A">
              <w:rPr>
                <w:rStyle w:val="Siuktni"/>
                <w:rFonts w:ascii="Times New Roman" w:eastAsia="Times New Roman" w:hAnsi="Times New Roman" w:cs="Times New Roman"/>
                <w:b/>
                <w:noProof/>
              </w:rPr>
              <w:t>2.2. Phân tích và Thiết kế Kiến trúc (System Design)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_Toc219294429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547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0280A" w14:textId="4B91FB0D" w:rsidR="00333DD3" w:rsidRDefault="00333DD3">
          <w:pPr>
            <w:pStyle w:val="Muclu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9294430" w:history="1">
            <w:r w:rsidRPr="003B699A">
              <w:rPr>
                <w:rStyle w:val="Siuktni"/>
                <w:rFonts w:ascii="Times New Roman" w:eastAsia="Times New Roman" w:hAnsi="Times New Roman" w:cs="Times New Roman"/>
                <w:b/>
                <w:noProof/>
              </w:rPr>
              <w:t>2.2.1. Sơ đồ tổ chức thư mục (Project Structure)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_Toc219294430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547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CD8B4" w14:textId="04108578" w:rsidR="00333DD3" w:rsidRDefault="00333DD3">
          <w:pPr>
            <w:pStyle w:val="Muclu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9294431" w:history="1">
            <w:r w:rsidRPr="003B699A">
              <w:rPr>
                <w:rStyle w:val="Siuktni"/>
                <w:rFonts w:ascii="Times New Roman" w:eastAsia="Times New Roman" w:hAnsi="Times New Roman" w:cs="Times New Roman"/>
                <w:b/>
                <w:noProof/>
              </w:rPr>
              <w:t>2.2.2. Thiết kế Lớp (Class Diagram Details)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_Toc219294431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547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625FC2" w14:textId="21E83DBF" w:rsidR="00333DD3" w:rsidRDefault="00333DD3">
          <w:pPr>
            <w:pStyle w:val="Muclu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9294432" w:history="1">
            <w:r w:rsidRPr="003B699A">
              <w:rPr>
                <w:rStyle w:val="Siuktni"/>
                <w:rFonts w:ascii="Times New Roman" w:eastAsia="Times New Roman" w:hAnsi="Times New Roman" w:cs="Times New Roman"/>
                <w:b/>
                <w:noProof/>
              </w:rPr>
              <w:t>2.3. Giải thuật và Cài đặt chi tiết (Implementation)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_Toc219294432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547A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0084AC" w14:textId="3649F617" w:rsidR="00333DD3" w:rsidRDefault="00333DD3">
          <w:pPr>
            <w:pStyle w:val="Muclu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9294433" w:history="1">
            <w:r w:rsidRPr="003B699A">
              <w:rPr>
                <w:rStyle w:val="Siuktni"/>
                <w:rFonts w:ascii="Times New Roman" w:eastAsia="Times New Roman" w:hAnsi="Times New Roman" w:cs="Times New Roman"/>
                <w:b/>
                <w:noProof/>
              </w:rPr>
              <w:t>2.3.1. Kỹ thuật Animation (Hoạt hình sprite)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_Toc219294433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547A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E833E" w14:textId="20374EFE" w:rsidR="00333DD3" w:rsidRDefault="00333DD3">
          <w:pPr>
            <w:pStyle w:val="Muclu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9294434" w:history="1">
            <w:r w:rsidRPr="003B699A">
              <w:rPr>
                <w:rStyle w:val="Siuktni"/>
                <w:rFonts w:ascii="Times New Roman" w:eastAsia="Times New Roman" w:hAnsi="Times New Roman" w:cs="Times New Roman"/>
                <w:b/>
                <w:noProof/>
              </w:rPr>
              <w:t>2.3.2. Thuật toán di chuyển và tìm đường (AI Movement)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_Toc219294434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547A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2DA350" w14:textId="5B268309" w:rsidR="00333DD3" w:rsidRDefault="00333DD3">
          <w:pPr>
            <w:pStyle w:val="Muclu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9294435" w:history="1">
            <w:r w:rsidRPr="003B699A">
              <w:rPr>
                <w:rStyle w:val="Siuktni"/>
                <w:rFonts w:ascii="Times New Roman" w:eastAsia="Times New Roman" w:hAnsi="Times New Roman" w:cs="Times New Roman"/>
                <w:b/>
                <w:noProof/>
              </w:rPr>
              <w:t>2.3.3. Quản lý Bộ nhớ và Vòng đời đối tượng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_Toc219294435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547A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EF9F9" w14:textId="4B45FD3C" w:rsidR="00333DD3" w:rsidRDefault="00333DD3">
          <w:pPr>
            <w:pStyle w:val="Muclu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9294436" w:history="1">
            <w:r w:rsidRPr="003B699A">
              <w:rPr>
                <w:rStyle w:val="Siuktni"/>
                <w:rFonts w:ascii="Times New Roman" w:eastAsia="Times New Roman" w:hAnsi="Times New Roman" w:cs="Times New Roman"/>
                <w:b/>
                <w:noProof/>
              </w:rPr>
              <w:t>2.4. Các chức năng hỗ trợ và Giao diện người dùng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_Toc219294436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547A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88AFE" w14:textId="3A366DD1" w:rsidR="00333DD3" w:rsidRDefault="00333DD3">
          <w:pPr>
            <w:pStyle w:val="Muclu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9294437" w:history="1">
            <w:r w:rsidRPr="003B699A">
              <w:rPr>
                <w:rStyle w:val="Siuktni"/>
                <w:rFonts w:ascii="Times New Roman" w:eastAsia="Times New Roman" w:hAnsi="Times New Roman" w:cs="Times New Roman"/>
                <w:b/>
                <w:noProof/>
              </w:rPr>
              <w:t>2.4.1. Hệ thống Menu và Trạng thái Game (State Management)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_Toc219294437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547A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8FB53" w14:textId="3DB2B18D" w:rsidR="00333DD3" w:rsidRDefault="00333DD3">
          <w:pPr>
            <w:pStyle w:val="Muclu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9294438" w:history="1">
            <w:r w:rsidRPr="003B699A">
              <w:rPr>
                <w:rStyle w:val="Siuktni"/>
                <w:rFonts w:ascii="Times New Roman" w:eastAsia="Times New Roman" w:hAnsi="Times New Roman" w:cs="Times New Roman"/>
                <w:b/>
                <w:noProof/>
              </w:rPr>
              <w:t>2.4.2. Tương tác "God Mode" (Can thiệp người dùng)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_Toc219294438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547A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EA32D" w14:textId="6BDA7F8E" w:rsidR="00333DD3" w:rsidRDefault="00333DD3">
          <w:pPr>
            <w:pStyle w:val="Muclu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9294439" w:history="1">
            <w:r w:rsidRPr="003B699A">
              <w:rPr>
                <w:rStyle w:val="Siuktni"/>
                <w:rFonts w:ascii="Times New Roman" w:eastAsia="Times New Roman" w:hAnsi="Times New Roman" w:cs="Times New Roman"/>
                <w:b/>
                <w:noProof/>
              </w:rPr>
              <w:t>2.4.3. Hệ thống Âm thanh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_Toc219294439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547A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46D148" w14:textId="4A5771B4" w:rsidR="00333DD3" w:rsidRDefault="00333DD3">
          <w:pPr>
            <w:pStyle w:val="Muclu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9294440" w:history="1">
            <w:r w:rsidRPr="003B699A">
              <w:rPr>
                <w:rStyle w:val="Siuktni"/>
                <w:rFonts w:ascii="Times New Roman" w:eastAsia="Times New Roman" w:hAnsi="Times New Roman" w:cs="Times New Roman"/>
                <w:b/>
                <w:noProof/>
              </w:rPr>
              <w:t>2.5. Kết quả thực nghiệm của Dự 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_Toc219294440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547A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7B27D" w14:textId="1B8A04EA" w:rsidR="00333DD3" w:rsidRDefault="00333DD3">
          <w:pPr>
            <w:pStyle w:val="Muclu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9294441" w:history="1">
            <w:r w:rsidRPr="003B699A">
              <w:rPr>
                <w:rStyle w:val="Siuktni"/>
                <w:rFonts w:ascii="Times New Roman" w:eastAsia="Times New Roman" w:hAnsi="Times New Roman" w:cs="Times New Roman"/>
                <w:b/>
                <w:noProof/>
              </w:rPr>
              <w:t>2.5.1. Kịch bản mô phỏng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_Toc219294441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547A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73EA7" w14:textId="135E5929" w:rsidR="00333DD3" w:rsidRDefault="00333DD3">
          <w:pPr>
            <w:pStyle w:val="Muclu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9294442" w:history="1">
            <w:r w:rsidRPr="003B699A">
              <w:rPr>
                <w:rStyle w:val="Siuktni"/>
                <w:rFonts w:ascii="Times New Roman" w:eastAsia="Times New Roman" w:hAnsi="Times New Roman" w:cs="Times New Roman"/>
                <w:b/>
                <w:noProof/>
              </w:rPr>
              <w:t>2.5.2. Quan sát hành 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_Toc219294442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547A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B4CF4" w14:textId="02EBAEBF" w:rsidR="00333DD3" w:rsidRDefault="00333DD3">
          <w:pPr>
            <w:pStyle w:val="Mucluc1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9294443" w:history="1">
            <w:r w:rsidRPr="003B699A">
              <w:rPr>
                <w:rStyle w:val="Siuktni"/>
                <w:rFonts w:ascii="Times New Roman" w:eastAsia="Times New Roman" w:hAnsi="Times New Roman" w:cs="Times New Roman"/>
                <w:b/>
                <w:noProof/>
                <w:lang w:val="vi"/>
              </w:rPr>
              <w:t>KẾT LUẬN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_Toc219294443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547A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426FF" w14:textId="360F8CC8" w:rsidR="00333DD3" w:rsidRDefault="00333DD3">
          <w:pPr>
            <w:pStyle w:val="Muclu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9294444" w:history="1">
            <w:r w:rsidRPr="003B699A">
              <w:rPr>
                <w:rStyle w:val="Siuktni"/>
                <w:rFonts w:ascii="Times New Roman" w:eastAsia="Times New Roman" w:hAnsi="Times New Roman" w:cs="Times New Roman"/>
                <w:b/>
                <w:noProof/>
                <w:lang w:val="vi"/>
              </w:rPr>
              <w:t>Kết</w:t>
            </w:r>
            <w:r w:rsidRPr="003B699A">
              <w:rPr>
                <w:rStyle w:val="Siuktni"/>
                <w:rFonts w:ascii="Times New Roman" w:eastAsia="Times New Roman" w:hAnsi="Times New Roman" w:cs="Times New Roman"/>
                <w:b/>
                <w:noProof/>
              </w:rPr>
              <w:t xml:space="preserve"> quả đạt được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_Toc219294444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547A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8F63B" w14:textId="34BE9792" w:rsidR="00333DD3" w:rsidRDefault="00333DD3">
          <w:pPr>
            <w:pStyle w:val="Muclu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9294445" w:history="1">
            <w:r w:rsidRPr="003B699A">
              <w:rPr>
                <w:rStyle w:val="Siuktni"/>
                <w:rFonts w:ascii="Times New Roman" w:eastAsia="Times New Roman" w:hAnsi="Times New Roman" w:cs="Times New Roman"/>
                <w:b/>
                <w:noProof/>
              </w:rPr>
              <w:t>Đề xuất h</w:t>
            </w:r>
            <w:r w:rsidRPr="003B699A">
              <w:rPr>
                <w:rStyle w:val="Siuktni"/>
                <w:rFonts w:ascii="Times New Roman" w:eastAsia="Times New Roman" w:hAnsi="Times New Roman" w:cs="Times New Roman"/>
                <w:b/>
                <w:noProof/>
                <w:lang w:val="vi"/>
              </w:rPr>
              <w:t>ướng phát triển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_Toc219294445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547A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8AF6FF" w14:textId="63460FEA" w:rsidR="00333DD3" w:rsidRDefault="00333DD3">
          <w:pPr>
            <w:pStyle w:val="Mucluc1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19294446" w:history="1">
            <w:r w:rsidRPr="003B699A">
              <w:rPr>
                <w:rStyle w:val="Siuktni"/>
                <w:rFonts w:ascii="Times New Roman" w:eastAsia="Times New Roman" w:hAnsi="Times New Roman" w:cs="Times New Roman"/>
                <w:b/>
                <w:noProof/>
                <w:lang w:val="vi"/>
              </w:rPr>
              <w:t>Tài liệu tham khảo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_Toc219294446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547A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32D72" w14:textId="20326C01" w:rsidR="004819DE" w:rsidRDefault="000641D2" w:rsidP="00075C0A">
          <w:pPr>
            <w:spacing w:line="276" w:lineRule="auto"/>
            <w:rPr>
              <w:b/>
              <w:bCs/>
              <w:noProof/>
            </w:rPr>
          </w:pPr>
          <w:r w:rsidRPr="008B62D5">
            <w:rPr>
              <w:noProof/>
            </w:rPr>
            <w:fldChar w:fldCharType="end"/>
          </w:r>
        </w:p>
      </w:sdtContent>
    </w:sdt>
    <w:p w14:paraId="147605E5" w14:textId="36EC24BF" w:rsidR="00BE6AE8" w:rsidRPr="00970599" w:rsidRDefault="00D40E24" w:rsidP="00970599">
      <w:pPr>
        <w:rPr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</w:rPr>
        <w:br w:type="page"/>
      </w:r>
    </w:p>
    <w:p w14:paraId="324B6C64" w14:textId="77777777" w:rsidR="00BE6AE8" w:rsidRPr="00075C0A" w:rsidRDefault="00BE6AE8" w:rsidP="00A1370F">
      <w:pPr>
        <w:pStyle w:val="u1"/>
        <w:spacing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34"/>
          <w:szCs w:val="34"/>
          <w:lang w:val="vi"/>
        </w:rPr>
      </w:pPr>
      <w:bookmarkStart w:id="1" w:name="_Toc219294410"/>
      <w:r w:rsidRPr="00075C0A">
        <w:rPr>
          <w:rFonts w:ascii="Times New Roman" w:eastAsia="Times New Roman" w:hAnsi="Times New Roman" w:cs="Times New Roman"/>
          <w:b/>
          <w:color w:val="000000" w:themeColor="text1"/>
          <w:sz w:val="34"/>
          <w:szCs w:val="34"/>
          <w:lang w:val="vi"/>
        </w:rPr>
        <w:lastRenderedPageBreak/>
        <w:t>Bảng các từ viết tắt</w:t>
      </w:r>
      <w:bookmarkEnd w:id="1"/>
    </w:p>
    <w:p w14:paraId="128A0ED6" w14:textId="77777777" w:rsidR="00BE6AE8" w:rsidRDefault="00BE6AE8" w:rsidP="00A1370F">
      <w:pPr>
        <w:tabs>
          <w:tab w:val="left" w:pos="1300"/>
        </w:tabs>
        <w:spacing w:after="0" w:line="360" w:lineRule="auto"/>
        <w:rPr>
          <w:rFonts w:ascii="Times New Roman" w:eastAsia="Times New Roman" w:hAnsi="Times New Roman" w:cs="Times New Roman"/>
        </w:rPr>
      </w:pPr>
      <w:r w:rsidRPr="3B9BBB9C">
        <w:rPr>
          <w:rFonts w:ascii="Times New Roman" w:eastAsia="Times New Roman" w:hAnsi="Times New Roman" w:cs="Times New Roman"/>
          <w:sz w:val="26"/>
          <w:szCs w:val="26"/>
        </w:rPr>
        <w:t>OOP</w:t>
      </w:r>
      <w:r>
        <w:tab/>
      </w:r>
      <w:r w:rsidRPr="14D5CBCC">
        <w:rPr>
          <w:rFonts w:ascii="Times New Roman" w:eastAsia="Times New Roman" w:hAnsi="Times New Roman" w:cs="Times New Roman"/>
          <w:color w:val="202122"/>
          <w:sz w:val="26"/>
          <w:szCs w:val="26"/>
          <w:lang w:val="en"/>
        </w:rPr>
        <w:t>Object</w:t>
      </w:r>
      <w:r w:rsidRPr="10FB4C74">
        <w:rPr>
          <w:rFonts w:ascii="Times New Roman" w:eastAsia="Times New Roman" w:hAnsi="Times New Roman" w:cs="Times New Roman"/>
          <w:color w:val="202122"/>
          <w:sz w:val="26"/>
          <w:szCs w:val="26"/>
          <w:lang w:val="en"/>
        </w:rPr>
        <w:t>-oriented programming</w:t>
      </w:r>
    </w:p>
    <w:p w14:paraId="5567E30C" w14:textId="77777777" w:rsidR="00BE6AE8" w:rsidRDefault="00BE6AE8" w:rsidP="00A1370F">
      <w:pPr>
        <w:tabs>
          <w:tab w:val="left" w:pos="1300"/>
        </w:tabs>
        <w:spacing w:after="0" w:line="360" w:lineRule="auto"/>
      </w:pPr>
      <w:r w:rsidRPr="19650F39">
        <w:rPr>
          <w:rFonts w:ascii="Times New Roman" w:eastAsia="Times New Roman" w:hAnsi="Times New Roman" w:cs="Times New Roman"/>
          <w:sz w:val="26"/>
          <w:szCs w:val="26"/>
        </w:rPr>
        <w:t>SFML</w:t>
      </w:r>
      <w:r>
        <w:tab/>
      </w:r>
      <w:r w:rsidRPr="468CF3B5">
        <w:rPr>
          <w:rFonts w:ascii="Times New Roman" w:eastAsia="Times New Roman" w:hAnsi="Times New Roman" w:cs="Times New Roman"/>
          <w:sz w:val="26"/>
          <w:szCs w:val="26"/>
        </w:rPr>
        <w:t>Simple</w:t>
      </w:r>
      <w:r w:rsidRPr="19650F39">
        <w:rPr>
          <w:rFonts w:ascii="Times New Roman" w:eastAsia="Times New Roman" w:hAnsi="Times New Roman" w:cs="Times New Roman"/>
          <w:sz w:val="26"/>
          <w:szCs w:val="26"/>
        </w:rPr>
        <w:t xml:space="preserve"> and Fast Multimedia Library</w:t>
      </w:r>
    </w:p>
    <w:p w14:paraId="0D7E2781" w14:textId="04E776F9" w:rsidR="005A643E" w:rsidRDefault="00BE6AE8" w:rsidP="00A1370F">
      <w:pPr>
        <w:tabs>
          <w:tab w:val="left" w:pos="1300"/>
        </w:tabs>
        <w:spacing w:after="0" w:line="360" w:lineRule="auto"/>
        <w:rPr>
          <w:rFonts w:ascii="Times New Roman" w:eastAsia="Times New Roman" w:hAnsi="Times New Roman" w:cs="Times New Roman"/>
          <w:color w:val="222222"/>
          <w:sz w:val="26"/>
          <w:szCs w:val="26"/>
        </w:rPr>
      </w:pPr>
      <w:r w:rsidRPr="673D0EF8">
        <w:rPr>
          <w:rFonts w:ascii="Times New Roman" w:eastAsia="Times New Roman" w:hAnsi="Times New Roman" w:cs="Times New Roman"/>
          <w:sz w:val="26"/>
          <w:szCs w:val="26"/>
        </w:rPr>
        <w:t>IDE</w:t>
      </w:r>
      <w:r>
        <w:tab/>
      </w:r>
      <w:r w:rsidRPr="729C9676">
        <w:rPr>
          <w:rFonts w:ascii="Times New Roman" w:eastAsia="Times New Roman" w:hAnsi="Times New Roman" w:cs="Times New Roman"/>
          <w:color w:val="222222"/>
          <w:sz w:val="26"/>
          <w:szCs w:val="26"/>
        </w:rPr>
        <w:t>Integrated Development Environment</w:t>
      </w:r>
    </w:p>
    <w:p w14:paraId="3ECBDBA4" w14:textId="77777777" w:rsidR="005A643E" w:rsidRDefault="005A643E" w:rsidP="00A1370F">
      <w:pPr>
        <w:spacing w:line="360" w:lineRule="auto"/>
        <w:rPr>
          <w:rFonts w:ascii="Times New Roman" w:eastAsia="Times New Roman" w:hAnsi="Times New Roman" w:cs="Times New Roman"/>
          <w:color w:val="222222"/>
          <w:sz w:val="26"/>
          <w:szCs w:val="26"/>
        </w:rPr>
      </w:pPr>
      <w:r>
        <w:rPr>
          <w:rFonts w:ascii="Times New Roman" w:eastAsia="Times New Roman" w:hAnsi="Times New Roman" w:cs="Times New Roman"/>
          <w:color w:val="222222"/>
          <w:sz w:val="26"/>
          <w:szCs w:val="26"/>
        </w:rPr>
        <w:br w:type="page"/>
      </w:r>
    </w:p>
    <w:p w14:paraId="7DA3830D" w14:textId="66EA05F1" w:rsidR="00BE6AE8" w:rsidRPr="00075C0A" w:rsidRDefault="007872CC" w:rsidP="001664F3">
      <w:pPr>
        <w:pStyle w:val="u1"/>
        <w:jc w:val="center"/>
        <w:rPr>
          <w:rFonts w:ascii="Times New Roman" w:eastAsia="Times New Roman" w:hAnsi="Times New Roman" w:cs="Times New Roman"/>
          <w:b/>
          <w:color w:val="000000" w:themeColor="text1"/>
          <w:sz w:val="34"/>
          <w:szCs w:val="34"/>
        </w:rPr>
      </w:pPr>
      <w:bookmarkStart w:id="2" w:name="_Toc219294411"/>
      <w:r w:rsidRPr="00075C0A">
        <w:rPr>
          <w:rFonts w:ascii="Times New Roman" w:eastAsia="Times New Roman" w:hAnsi="Times New Roman" w:cs="Times New Roman"/>
          <w:b/>
          <w:bCs/>
          <w:color w:val="000000" w:themeColor="text1"/>
          <w:sz w:val="34"/>
          <w:szCs w:val="34"/>
        </w:rPr>
        <w:lastRenderedPageBreak/>
        <w:t>Danh</w:t>
      </w:r>
      <w:r w:rsidRPr="00075C0A">
        <w:rPr>
          <w:rFonts w:ascii="Times New Roman" w:eastAsia="Times New Roman" w:hAnsi="Times New Roman" w:cs="Times New Roman"/>
          <w:b/>
          <w:bCs/>
          <w:color w:val="000000" w:themeColor="text1"/>
          <w:sz w:val="34"/>
          <w:szCs w:val="34"/>
          <w:lang w:val="vi-VN"/>
        </w:rPr>
        <w:t xml:space="preserve"> sách các hình</w:t>
      </w:r>
      <w:bookmarkEnd w:id="2"/>
    </w:p>
    <w:p w14:paraId="23D4D390" w14:textId="37C61FC3" w:rsidR="00075C0A" w:rsidRPr="00075C0A" w:rsidRDefault="00075C0A" w:rsidP="00A1370F">
      <w:pPr>
        <w:spacing w:line="276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075C0A">
        <w:rPr>
          <w:rFonts w:ascii="Times New Roman" w:eastAsia="Times New Roman" w:hAnsi="Times New Roman" w:cs="Times New Roman"/>
          <w:sz w:val="26"/>
          <w:szCs w:val="26"/>
          <w:lang w:val="vi-VN"/>
        </w:rPr>
        <w:t>Hình 1.1 C++</w:t>
      </w:r>
      <w:r w:rsidR="00A1370F">
        <w:rPr>
          <w:rFonts w:ascii="Times New Roman" w:eastAsia="Times New Roman" w:hAnsi="Times New Roman" w:cs="Times New Roman"/>
          <w:sz w:val="26"/>
          <w:szCs w:val="26"/>
          <w:lang w:val="vi-VN"/>
        </w:rPr>
        <w:t>………………………………………………………………………………</w:t>
      </w:r>
      <w:r w:rsidR="00FD6DD9">
        <w:rPr>
          <w:rFonts w:ascii="Times New Roman" w:eastAsia="Times New Roman" w:hAnsi="Times New Roman" w:cs="Times New Roman"/>
          <w:sz w:val="26"/>
          <w:szCs w:val="26"/>
          <w:lang w:val="vi-VN"/>
        </w:rPr>
        <w:t>2</w:t>
      </w:r>
    </w:p>
    <w:p w14:paraId="0819F1DC" w14:textId="34B47DC8" w:rsidR="00075C0A" w:rsidRPr="00075C0A" w:rsidRDefault="00075C0A" w:rsidP="00A1370F">
      <w:pPr>
        <w:spacing w:line="276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075C0A">
        <w:rPr>
          <w:rFonts w:ascii="Times New Roman" w:eastAsia="Times New Roman" w:hAnsi="Times New Roman" w:cs="Times New Roman"/>
          <w:sz w:val="26"/>
          <w:szCs w:val="26"/>
          <w:lang w:val="vi-VN"/>
        </w:rPr>
        <w:t>Hình 1.2 SFML</w:t>
      </w:r>
      <w:r w:rsidR="00FD6DD9">
        <w:rPr>
          <w:rFonts w:ascii="Times New Roman" w:eastAsia="Times New Roman" w:hAnsi="Times New Roman" w:cs="Times New Roman"/>
          <w:sz w:val="26"/>
          <w:szCs w:val="26"/>
          <w:lang w:val="vi-VN"/>
        </w:rPr>
        <w:t>……………………………………………………………</w:t>
      </w:r>
      <w:r w:rsidR="001B7DC3">
        <w:rPr>
          <w:rFonts w:ascii="Times New Roman" w:eastAsia="Times New Roman" w:hAnsi="Times New Roman" w:cs="Times New Roman"/>
          <w:sz w:val="26"/>
          <w:szCs w:val="26"/>
          <w:lang w:val="vi-VN"/>
        </w:rPr>
        <w:t>……………….</w:t>
      </w:r>
      <w:r w:rsidR="00FD6DD9">
        <w:rPr>
          <w:rFonts w:ascii="Times New Roman" w:eastAsia="Times New Roman" w:hAnsi="Times New Roman" w:cs="Times New Roman"/>
          <w:sz w:val="26"/>
          <w:szCs w:val="26"/>
          <w:lang w:val="vi-VN"/>
        </w:rPr>
        <w:t>5</w:t>
      </w:r>
    </w:p>
    <w:p w14:paraId="211EF454" w14:textId="5EA77715" w:rsidR="008924FF" w:rsidRPr="00075C0A" w:rsidRDefault="00582E23" w:rsidP="00A1370F">
      <w:pPr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075C0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075C0A">
        <w:rPr>
          <w:rFonts w:ascii="Times New Roman" w:hAnsi="Times New Roman" w:cs="Times New Roman"/>
          <w:sz w:val="26"/>
          <w:szCs w:val="26"/>
        </w:rPr>
        <w:t xml:space="preserve"> 2.1 Code Virtual </w:t>
      </w:r>
      <w:proofErr w:type="spellStart"/>
      <w:r w:rsidRPr="00075C0A">
        <w:rPr>
          <w:rFonts w:ascii="Times New Roman" w:hAnsi="Times New Roman" w:cs="Times New Roman"/>
          <w:sz w:val="26"/>
          <w:szCs w:val="26"/>
        </w:rPr>
        <w:t>Funcions</w:t>
      </w:r>
      <w:proofErr w:type="spellEnd"/>
      <w:r w:rsidR="00FD6DD9">
        <w:rPr>
          <w:rFonts w:ascii="Times New Roman" w:eastAsia="Times New Roman" w:hAnsi="Times New Roman" w:cs="Times New Roman"/>
          <w:sz w:val="26"/>
          <w:szCs w:val="26"/>
          <w:lang w:val="vi-VN"/>
        </w:rPr>
        <w:t>……………………………………………………</w:t>
      </w:r>
      <w:r w:rsidR="001B7DC3">
        <w:rPr>
          <w:rFonts w:ascii="Times New Roman" w:eastAsia="Times New Roman" w:hAnsi="Times New Roman" w:cs="Times New Roman"/>
          <w:sz w:val="26"/>
          <w:szCs w:val="26"/>
          <w:lang w:val="vi-VN"/>
        </w:rPr>
        <w:t>….</w:t>
      </w:r>
      <w:r w:rsidR="00FD6DD9">
        <w:rPr>
          <w:rFonts w:ascii="Times New Roman" w:eastAsia="Times New Roman" w:hAnsi="Times New Roman" w:cs="Times New Roman"/>
          <w:sz w:val="26"/>
          <w:szCs w:val="26"/>
          <w:lang w:val="vi-VN"/>
        </w:rPr>
        <w:t>…10</w:t>
      </w:r>
    </w:p>
    <w:p w14:paraId="78E7B1E2" w14:textId="7AA80B7E" w:rsidR="00582E23" w:rsidRPr="00075C0A" w:rsidRDefault="00582E23" w:rsidP="00A1370F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75C0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075C0A">
        <w:rPr>
          <w:rFonts w:ascii="Times New Roman" w:hAnsi="Times New Roman" w:cs="Times New Roman"/>
          <w:sz w:val="26"/>
          <w:szCs w:val="26"/>
        </w:rPr>
        <w:t xml:space="preserve"> 2.2 Con </w:t>
      </w:r>
      <w:proofErr w:type="spellStart"/>
      <w:r w:rsidRPr="00075C0A">
        <w:rPr>
          <w:rFonts w:ascii="Times New Roman" w:hAnsi="Times New Roman" w:cs="Times New Roman"/>
          <w:sz w:val="26"/>
          <w:szCs w:val="26"/>
        </w:rPr>
        <w:t>mồi</w:t>
      </w:r>
      <w:proofErr w:type="spellEnd"/>
      <w:r w:rsidR="00FD6DD9">
        <w:rPr>
          <w:rFonts w:ascii="Times New Roman" w:eastAsia="Times New Roman" w:hAnsi="Times New Roman" w:cs="Times New Roman"/>
          <w:sz w:val="26"/>
          <w:szCs w:val="26"/>
          <w:lang w:val="vi-VN"/>
        </w:rPr>
        <w:t>…………………………………………………………</w:t>
      </w:r>
      <w:r w:rsidR="001B7DC3">
        <w:rPr>
          <w:rFonts w:ascii="Times New Roman" w:eastAsia="Times New Roman" w:hAnsi="Times New Roman" w:cs="Times New Roman"/>
          <w:sz w:val="26"/>
          <w:szCs w:val="26"/>
          <w:lang w:val="vi-VN"/>
        </w:rPr>
        <w:t>…………...</w:t>
      </w:r>
      <w:r w:rsidR="00FD6DD9">
        <w:rPr>
          <w:rFonts w:ascii="Times New Roman" w:eastAsia="Times New Roman" w:hAnsi="Times New Roman" w:cs="Times New Roman"/>
          <w:sz w:val="26"/>
          <w:szCs w:val="26"/>
          <w:lang w:val="vi-VN"/>
        </w:rPr>
        <w:t>…10</w:t>
      </w:r>
    </w:p>
    <w:p w14:paraId="39712389" w14:textId="3FFB7135" w:rsidR="00582E23" w:rsidRPr="00075C0A" w:rsidRDefault="00582E23" w:rsidP="00A1370F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75C0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075C0A">
        <w:rPr>
          <w:rFonts w:ascii="Times New Roman" w:hAnsi="Times New Roman" w:cs="Times New Roman"/>
          <w:sz w:val="26"/>
          <w:szCs w:val="26"/>
        </w:rPr>
        <w:t xml:space="preserve"> 2.3 </w:t>
      </w:r>
      <w:proofErr w:type="spellStart"/>
      <w:r w:rsidRPr="00075C0A">
        <w:rPr>
          <w:rFonts w:ascii="Times New Roman" w:hAnsi="Times New Roman" w:cs="Times New Roman"/>
          <w:sz w:val="26"/>
          <w:szCs w:val="26"/>
        </w:rPr>
        <w:t>Kẻ</w:t>
      </w:r>
      <w:proofErr w:type="spellEnd"/>
      <w:r w:rsidRPr="00075C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5C0A">
        <w:rPr>
          <w:rFonts w:ascii="Times New Roman" w:hAnsi="Times New Roman" w:cs="Times New Roman"/>
          <w:sz w:val="26"/>
          <w:szCs w:val="26"/>
        </w:rPr>
        <w:t>săn</w:t>
      </w:r>
      <w:proofErr w:type="spellEnd"/>
      <w:r w:rsidRPr="00075C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5C0A">
        <w:rPr>
          <w:rFonts w:ascii="Times New Roman" w:hAnsi="Times New Roman" w:cs="Times New Roman"/>
          <w:sz w:val="26"/>
          <w:szCs w:val="26"/>
        </w:rPr>
        <w:t>mồi</w:t>
      </w:r>
      <w:proofErr w:type="spellEnd"/>
      <w:r w:rsidR="00FD6DD9">
        <w:rPr>
          <w:rFonts w:ascii="Times New Roman" w:eastAsia="Times New Roman" w:hAnsi="Times New Roman" w:cs="Times New Roman"/>
          <w:sz w:val="26"/>
          <w:szCs w:val="26"/>
          <w:lang w:val="vi-VN"/>
        </w:rPr>
        <w:t>…………………………………………………………</w:t>
      </w:r>
      <w:r w:rsidR="001B7DC3">
        <w:rPr>
          <w:rFonts w:ascii="Times New Roman" w:eastAsia="Times New Roman" w:hAnsi="Times New Roman" w:cs="Times New Roman"/>
          <w:sz w:val="26"/>
          <w:szCs w:val="26"/>
          <w:lang w:val="vi-VN"/>
        </w:rPr>
        <w:t>………...</w:t>
      </w:r>
      <w:r w:rsidR="00FD6DD9">
        <w:rPr>
          <w:rFonts w:ascii="Times New Roman" w:eastAsia="Times New Roman" w:hAnsi="Times New Roman" w:cs="Times New Roman"/>
          <w:sz w:val="26"/>
          <w:szCs w:val="26"/>
          <w:lang w:val="vi-VN"/>
        </w:rPr>
        <w:t>…</w:t>
      </w:r>
      <w:r w:rsidR="001F5EE8">
        <w:rPr>
          <w:rFonts w:ascii="Times New Roman" w:eastAsia="Times New Roman" w:hAnsi="Times New Roman" w:cs="Times New Roman"/>
          <w:sz w:val="26"/>
          <w:szCs w:val="26"/>
          <w:lang w:val="vi-VN"/>
        </w:rPr>
        <w:t>10</w:t>
      </w:r>
    </w:p>
    <w:p w14:paraId="31F39EAC" w14:textId="0DC29058" w:rsidR="00582E23" w:rsidRPr="00075C0A" w:rsidRDefault="00582E23" w:rsidP="00A1370F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75C0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075C0A">
        <w:rPr>
          <w:rFonts w:ascii="Times New Roman" w:hAnsi="Times New Roman" w:cs="Times New Roman"/>
          <w:sz w:val="26"/>
          <w:szCs w:val="26"/>
        </w:rPr>
        <w:t xml:space="preserve"> 2.4 Code </w:t>
      </w:r>
      <w:proofErr w:type="gramStart"/>
      <w:r w:rsidRPr="00075C0A">
        <w:rPr>
          <w:rFonts w:ascii="Times New Roman" w:hAnsi="Times New Roman" w:cs="Times New Roman"/>
          <w:sz w:val="26"/>
          <w:szCs w:val="26"/>
        </w:rPr>
        <w:t>Rabbit::</w:t>
      </w:r>
      <w:proofErr w:type="spellStart"/>
      <w:proofErr w:type="gramEnd"/>
      <w:r w:rsidRPr="00075C0A">
        <w:rPr>
          <w:rFonts w:ascii="Times New Roman" w:hAnsi="Times New Roman" w:cs="Times New Roman"/>
          <w:sz w:val="26"/>
          <w:szCs w:val="26"/>
        </w:rPr>
        <w:t>runAway</w:t>
      </w:r>
      <w:proofErr w:type="spellEnd"/>
      <w:r w:rsidR="00FD6DD9">
        <w:rPr>
          <w:rFonts w:ascii="Times New Roman" w:eastAsia="Times New Roman" w:hAnsi="Times New Roman" w:cs="Times New Roman"/>
          <w:sz w:val="26"/>
          <w:szCs w:val="26"/>
          <w:lang w:val="vi-VN"/>
        </w:rPr>
        <w:t>…………………………………</w:t>
      </w:r>
      <w:r w:rsidR="001B7DC3">
        <w:rPr>
          <w:rFonts w:ascii="Times New Roman" w:eastAsia="Times New Roman" w:hAnsi="Times New Roman" w:cs="Times New Roman"/>
          <w:sz w:val="26"/>
          <w:szCs w:val="26"/>
          <w:lang w:val="vi-VN"/>
        </w:rPr>
        <w:t>……………………</w:t>
      </w:r>
      <w:r w:rsidR="00FD6DD9">
        <w:rPr>
          <w:rFonts w:ascii="Times New Roman" w:eastAsia="Times New Roman" w:hAnsi="Times New Roman" w:cs="Times New Roman"/>
          <w:sz w:val="26"/>
          <w:szCs w:val="26"/>
          <w:lang w:val="vi-VN"/>
        </w:rPr>
        <w:t>…</w:t>
      </w:r>
      <w:r w:rsidR="001F5EE8">
        <w:rPr>
          <w:rFonts w:ascii="Times New Roman" w:eastAsia="Times New Roman" w:hAnsi="Times New Roman" w:cs="Times New Roman"/>
          <w:sz w:val="26"/>
          <w:szCs w:val="26"/>
          <w:lang w:val="vi-VN"/>
        </w:rPr>
        <w:t>13</w:t>
      </w:r>
    </w:p>
    <w:p w14:paraId="333C3CC4" w14:textId="3BBD066D" w:rsidR="00582E23" w:rsidRPr="00075C0A" w:rsidRDefault="00582E23" w:rsidP="00A1370F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75C0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075C0A">
        <w:rPr>
          <w:rFonts w:ascii="Times New Roman" w:hAnsi="Times New Roman" w:cs="Times New Roman"/>
          <w:sz w:val="26"/>
          <w:szCs w:val="26"/>
        </w:rPr>
        <w:t xml:space="preserve"> 2.5 Code </w:t>
      </w:r>
      <w:proofErr w:type="gramStart"/>
      <w:r w:rsidRPr="00075C0A">
        <w:rPr>
          <w:rFonts w:ascii="Times New Roman" w:hAnsi="Times New Roman" w:cs="Times New Roman"/>
          <w:sz w:val="26"/>
          <w:szCs w:val="26"/>
        </w:rPr>
        <w:t>Wolf::</w:t>
      </w:r>
      <w:proofErr w:type="gramEnd"/>
      <w:r w:rsidRPr="00075C0A">
        <w:rPr>
          <w:rFonts w:ascii="Times New Roman" w:hAnsi="Times New Roman" w:cs="Times New Roman"/>
          <w:sz w:val="26"/>
          <w:szCs w:val="26"/>
        </w:rPr>
        <w:t>hunt</w:t>
      </w:r>
      <w:r w:rsidR="00FD6DD9">
        <w:rPr>
          <w:rFonts w:ascii="Times New Roman" w:eastAsia="Times New Roman" w:hAnsi="Times New Roman" w:cs="Times New Roman"/>
          <w:sz w:val="26"/>
          <w:szCs w:val="26"/>
          <w:lang w:val="vi-VN"/>
        </w:rPr>
        <w:t>……………………………</w:t>
      </w:r>
      <w:r w:rsidR="001B7DC3">
        <w:rPr>
          <w:rFonts w:ascii="Times New Roman" w:eastAsia="Times New Roman" w:hAnsi="Times New Roman" w:cs="Times New Roman"/>
          <w:sz w:val="26"/>
          <w:szCs w:val="26"/>
          <w:lang w:val="vi-VN"/>
        </w:rPr>
        <w:t>………………………</w:t>
      </w:r>
      <w:proofErr w:type="gramStart"/>
      <w:r w:rsidR="001B7DC3">
        <w:rPr>
          <w:rFonts w:ascii="Times New Roman" w:eastAsia="Times New Roman" w:hAnsi="Times New Roman" w:cs="Times New Roman"/>
          <w:sz w:val="26"/>
          <w:szCs w:val="26"/>
          <w:lang w:val="vi-VN"/>
        </w:rPr>
        <w:t>…..</w:t>
      </w:r>
      <w:proofErr w:type="gramEnd"/>
      <w:r w:rsidR="00FD6DD9">
        <w:rPr>
          <w:rFonts w:ascii="Times New Roman" w:eastAsia="Times New Roman" w:hAnsi="Times New Roman" w:cs="Times New Roman"/>
          <w:sz w:val="26"/>
          <w:szCs w:val="26"/>
          <w:lang w:val="vi-VN"/>
        </w:rPr>
        <w:t>………</w:t>
      </w:r>
      <w:r w:rsidR="007E5398">
        <w:rPr>
          <w:rFonts w:ascii="Times New Roman" w:eastAsia="Times New Roman" w:hAnsi="Times New Roman" w:cs="Times New Roman"/>
          <w:sz w:val="26"/>
          <w:szCs w:val="26"/>
          <w:lang w:val="vi-VN"/>
        </w:rPr>
        <w:t>14</w:t>
      </w:r>
    </w:p>
    <w:p w14:paraId="4E350514" w14:textId="2DBC5DB9" w:rsidR="00582E23" w:rsidRPr="00075C0A" w:rsidRDefault="00582E23" w:rsidP="00A1370F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75C0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075C0A">
        <w:rPr>
          <w:rFonts w:ascii="Times New Roman" w:hAnsi="Times New Roman" w:cs="Times New Roman"/>
          <w:sz w:val="26"/>
          <w:szCs w:val="26"/>
        </w:rPr>
        <w:t xml:space="preserve"> 2.6 Code Memory Management</w:t>
      </w:r>
      <w:r w:rsidR="00FD6DD9">
        <w:rPr>
          <w:rFonts w:ascii="Times New Roman" w:eastAsia="Times New Roman" w:hAnsi="Times New Roman" w:cs="Times New Roman"/>
          <w:sz w:val="26"/>
          <w:szCs w:val="26"/>
          <w:lang w:val="vi-VN"/>
        </w:rPr>
        <w:t>………………………………</w:t>
      </w:r>
      <w:r w:rsidR="001B7DC3">
        <w:rPr>
          <w:rFonts w:ascii="Times New Roman" w:eastAsia="Times New Roman" w:hAnsi="Times New Roman" w:cs="Times New Roman"/>
          <w:sz w:val="26"/>
          <w:szCs w:val="26"/>
          <w:lang w:val="vi-VN"/>
        </w:rPr>
        <w:t>………………</w:t>
      </w:r>
      <w:r w:rsidR="00FD6DD9">
        <w:rPr>
          <w:rFonts w:ascii="Times New Roman" w:eastAsia="Times New Roman" w:hAnsi="Times New Roman" w:cs="Times New Roman"/>
          <w:sz w:val="26"/>
          <w:szCs w:val="26"/>
          <w:lang w:val="vi-VN"/>
        </w:rPr>
        <w:t>……</w:t>
      </w:r>
      <w:r w:rsidR="007E5398">
        <w:rPr>
          <w:rFonts w:ascii="Times New Roman" w:eastAsia="Times New Roman" w:hAnsi="Times New Roman" w:cs="Times New Roman"/>
          <w:sz w:val="26"/>
          <w:szCs w:val="26"/>
          <w:lang w:val="vi-VN"/>
        </w:rPr>
        <w:t>15</w:t>
      </w:r>
    </w:p>
    <w:p w14:paraId="31E04494" w14:textId="1E325008" w:rsidR="00582E23" w:rsidRPr="00075C0A" w:rsidRDefault="00582E23" w:rsidP="00A1370F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75C0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075C0A">
        <w:rPr>
          <w:rFonts w:ascii="Times New Roman" w:hAnsi="Times New Roman" w:cs="Times New Roman"/>
          <w:sz w:val="26"/>
          <w:szCs w:val="26"/>
        </w:rPr>
        <w:t xml:space="preserve"> 2.7 Code Main Menu</w:t>
      </w:r>
      <w:r w:rsidR="00FD6DD9">
        <w:rPr>
          <w:rFonts w:ascii="Times New Roman" w:eastAsia="Times New Roman" w:hAnsi="Times New Roman" w:cs="Times New Roman"/>
          <w:sz w:val="26"/>
          <w:szCs w:val="26"/>
          <w:lang w:val="vi-VN"/>
        </w:rPr>
        <w:t>…………</w:t>
      </w:r>
      <w:r w:rsidR="001B7DC3">
        <w:rPr>
          <w:rFonts w:ascii="Times New Roman" w:eastAsia="Times New Roman" w:hAnsi="Times New Roman" w:cs="Times New Roman"/>
          <w:sz w:val="26"/>
          <w:szCs w:val="26"/>
          <w:lang w:val="vi-VN"/>
        </w:rPr>
        <w:t>………………………….</w:t>
      </w:r>
      <w:r w:rsidR="00FD6DD9">
        <w:rPr>
          <w:rFonts w:ascii="Times New Roman" w:eastAsia="Times New Roman" w:hAnsi="Times New Roman" w:cs="Times New Roman"/>
          <w:sz w:val="26"/>
          <w:szCs w:val="26"/>
          <w:lang w:val="vi-VN"/>
        </w:rPr>
        <w:t>…………………………</w:t>
      </w:r>
      <w:r w:rsidR="007E5398">
        <w:rPr>
          <w:rFonts w:ascii="Times New Roman" w:eastAsia="Times New Roman" w:hAnsi="Times New Roman" w:cs="Times New Roman"/>
          <w:sz w:val="26"/>
          <w:szCs w:val="26"/>
          <w:lang w:val="vi-VN"/>
        </w:rPr>
        <w:t>15</w:t>
      </w:r>
    </w:p>
    <w:p w14:paraId="1C06F742" w14:textId="087B38DC" w:rsidR="00582E23" w:rsidRPr="00075C0A" w:rsidRDefault="00582E23" w:rsidP="00A1370F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75C0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075C0A">
        <w:rPr>
          <w:rFonts w:ascii="Times New Roman" w:hAnsi="Times New Roman" w:cs="Times New Roman"/>
          <w:sz w:val="26"/>
          <w:szCs w:val="26"/>
        </w:rPr>
        <w:t xml:space="preserve"> 2.8 Menu </w:t>
      </w:r>
      <w:proofErr w:type="spellStart"/>
      <w:r w:rsidRPr="00075C0A">
        <w:rPr>
          <w:rFonts w:ascii="Times New Roman" w:hAnsi="Times New Roman" w:cs="Times New Roman"/>
          <w:sz w:val="26"/>
          <w:szCs w:val="26"/>
        </w:rPr>
        <w:t>Ingame</w:t>
      </w:r>
      <w:proofErr w:type="spellEnd"/>
      <w:r w:rsidR="00FD6DD9">
        <w:rPr>
          <w:rFonts w:ascii="Times New Roman" w:eastAsia="Times New Roman" w:hAnsi="Times New Roman" w:cs="Times New Roman"/>
          <w:sz w:val="26"/>
          <w:szCs w:val="26"/>
          <w:lang w:val="vi-VN"/>
        </w:rPr>
        <w:t>…………………………………</w:t>
      </w:r>
      <w:r w:rsidR="001B7DC3">
        <w:rPr>
          <w:rFonts w:ascii="Times New Roman" w:eastAsia="Times New Roman" w:hAnsi="Times New Roman" w:cs="Times New Roman"/>
          <w:sz w:val="26"/>
          <w:szCs w:val="26"/>
          <w:lang w:val="vi-VN"/>
        </w:rPr>
        <w:t>……………………………</w:t>
      </w:r>
      <w:r w:rsidR="00AA75D8">
        <w:rPr>
          <w:rFonts w:ascii="Times New Roman" w:eastAsia="Times New Roman" w:hAnsi="Times New Roman" w:cs="Times New Roman"/>
          <w:sz w:val="26"/>
          <w:szCs w:val="26"/>
          <w:lang w:val="vi-VN"/>
        </w:rPr>
        <w:t>...</w:t>
      </w:r>
      <w:r w:rsidR="00FD6DD9">
        <w:rPr>
          <w:rFonts w:ascii="Times New Roman" w:eastAsia="Times New Roman" w:hAnsi="Times New Roman" w:cs="Times New Roman"/>
          <w:sz w:val="26"/>
          <w:szCs w:val="26"/>
          <w:lang w:val="vi-VN"/>
        </w:rPr>
        <w:t>…</w:t>
      </w:r>
      <w:r w:rsidR="00124A98">
        <w:rPr>
          <w:rFonts w:ascii="Times New Roman" w:eastAsia="Times New Roman" w:hAnsi="Times New Roman" w:cs="Times New Roman"/>
          <w:sz w:val="26"/>
          <w:szCs w:val="26"/>
          <w:lang w:val="vi-VN"/>
        </w:rPr>
        <w:t>16</w:t>
      </w:r>
    </w:p>
    <w:p w14:paraId="4269AE16" w14:textId="624CBEC8" w:rsidR="00582E23" w:rsidRPr="00075C0A" w:rsidRDefault="00582E23" w:rsidP="00A1370F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75C0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075C0A">
        <w:rPr>
          <w:rFonts w:ascii="Times New Roman" w:hAnsi="Times New Roman" w:cs="Times New Roman"/>
          <w:sz w:val="26"/>
          <w:szCs w:val="26"/>
        </w:rPr>
        <w:t xml:space="preserve"> 2.9 Code Setting</w:t>
      </w:r>
      <w:r w:rsidR="00FD6DD9">
        <w:rPr>
          <w:rFonts w:ascii="Times New Roman" w:eastAsia="Times New Roman" w:hAnsi="Times New Roman" w:cs="Times New Roman"/>
          <w:sz w:val="26"/>
          <w:szCs w:val="26"/>
          <w:lang w:val="vi-VN"/>
        </w:rPr>
        <w:t>……………………………………</w:t>
      </w:r>
      <w:r w:rsidR="00AA75D8">
        <w:rPr>
          <w:rFonts w:ascii="Times New Roman" w:eastAsia="Times New Roman" w:hAnsi="Times New Roman" w:cs="Times New Roman"/>
          <w:sz w:val="26"/>
          <w:szCs w:val="26"/>
          <w:lang w:val="vi-VN"/>
        </w:rPr>
        <w:t>………………………………</w:t>
      </w:r>
      <w:r w:rsidR="00124A98">
        <w:rPr>
          <w:rFonts w:ascii="Times New Roman" w:eastAsia="Times New Roman" w:hAnsi="Times New Roman" w:cs="Times New Roman"/>
          <w:sz w:val="26"/>
          <w:szCs w:val="26"/>
          <w:lang w:val="vi-VN"/>
        </w:rPr>
        <w:t>16</w:t>
      </w:r>
    </w:p>
    <w:p w14:paraId="748C53EE" w14:textId="6DCAF831" w:rsidR="00EE49B6" w:rsidRPr="00075C0A" w:rsidRDefault="00EE49B6" w:rsidP="00A1370F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75C0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075C0A">
        <w:rPr>
          <w:rFonts w:ascii="Times New Roman" w:hAnsi="Times New Roman" w:cs="Times New Roman"/>
          <w:sz w:val="26"/>
          <w:szCs w:val="26"/>
        </w:rPr>
        <w:t xml:space="preserve"> 2.10 Setting </w:t>
      </w:r>
      <w:proofErr w:type="spellStart"/>
      <w:r w:rsidRPr="00075C0A">
        <w:rPr>
          <w:rFonts w:ascii="Times New Roman" w:hAnsi="Times New Roman" w:cs="Times New Roman"/>
          <w:sz w:val="26"/>
          <w:szCs w:val="26"/>
        </w:rPr>
        <w:t>Ingame</w:t>
      </w:r>
      <w:proofErr w:type="spellEnd"/>
      <w:r w:rsidR="00FD6DD9">
        <w:rPr>
          <w:rFonts w:ascii="Times New Roman" w:eastAsia="Times New Roman" w:hAnsi="Times New Roman" w:cs="Times New Roman"/>
          <w:sz w:val="26"/>
          <w:szCs w:val="26"/>
          <w:lang w:val="vi-VN"/>
        </w:rPr>
        <w:t>…………………………………</w:t>
      </w:r>
      <w:r w:rsidR="003F7165">
        <w:rPr>
          <w:rFonts w:ascii="Times New Roman" w:eastAsia="Times New Roman" w:hAnsi="Times New Roman" w:cs="Times New Roman"/>
          <w:sz w:val="26"/>
          <w:szCs w:val="26"/>
          <w:lang w:val="vi-VN"/>
        </w:rPr>
        <w:t>…………………………...</w:t>
      </w:r>
      <w:r w:rsidR="00FD6DD9">
        <w:rPr>
          <w:rFonts w:ascii="Times New Roman" w:eastAsia="Times New Roman" w:hAnsi="Times New Roman" w:cs="Times New Roman"/>
          <w:sz w:val="26"/>
          <w:szCs w:val="26"/>
          <w:lang w:val="vi-VN"/>
        </w:rPr>
        <w:t>…</w:t>
      </w:r>
      <w:r w:rsidR="00124A98">
        <w:rPr>
          <w:rFonts w:ascii="Times New Roman" w:eastAsia="Times New Roman" w:hAnsi="Times New Roman" w:cs="Times New Roman"/>
          <w:sz w:val="26"/>
          <w:szCs w:val="26"/>
          <w:lang w:val="vi-VN"/>
        </w:rPr>
        <w:t>17</w:t>
      </w:r>
    </w:p>
    <w:p w14:paraId="5EB3E0EE" w14:textId="1A7A2C1D" w:rsidR="00EE49B6" w:rsidRPr="00075C0A" w:rsidRDefault="00EA7A78" w:rsidP="00A1370F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75C0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075C0A">
        <w:rPr>
          <w:rFonts w:ascii="Times New Roman" w:hAnsi="Times New Roman" w:cs="Times New Roman"/>
          <w:sz w:val="26"/>
          <w:szCs w:val="26"/>
        </w:rPr>
        <w:t xml:space="preserve"> 2.11 Code Pause Menu</w:t>
      </w:r>
      <w:r w:rsidR="00FD6DD9">
        <w:rPr>
          <w:rFonts w:ascii="Times New Roman" w:eastAsia="Times New Roman" w:hAnsi="Times New Roman" w:cs="Times New Roman"/>
          <w:sz w:val="26"/>
          <w:szCs w:val="26"/>
          <w:lang w:val="vi-VN"/>
        </w:rPr>
        <w:t>………………………………</w:t>
      </w:r>
      <w:r w:rsidR="00F9273F">
        <w:rPr>
          <w:rFonts w:ascii="Times New Roman" w:eastAsia="Times New Roman" w:hAnsi="Times New Roman" w:cs="Times New Roman"/>
          <w:sz w:val="26"/>
          <w:szCs w:val="26"/>
          <w:lang w:val="vi-VN"/>
        </w:rPr>
        <w:t>……………………</w:t>
      </w:r>
      <w:proofErr w:type="gramStart"/>
      <w:r w:rsidR="00F9273F">
        <w:rPr>
          <w:rFonts w:ascii="Times New Roman" w:eastAsia="Times New Roman" w:hAnsi="Times New Roman" w:cs="Times New Roman"/>
          <w:sz w:val="26"/>
          <w:szCs w:val="26"/>
          <w:lang w:val="vi-VN"/>
        </w:rPr>
        <w:t>…..</w:t>
      </w:r>
      <w:proofErr w:type="gramEnd"/>
      <w:r w:rsidR="00FD6DD9">
        <w:rPr>
          <w:rFonts w:ascii="Times New Roman" w:eastAsia="Times New Roman" w:hAnsi="Times New Roman" w:cs="Times New Roman"/>
          <w:sz w:val="26"/>
          <w:szCs w:val="26"/>
          <w:lang w:val="vi-VN"/>
        </w:rPr>
        <w:t>……</w:t>
      </w:r>
      <w:r w:rsidR="00124A98">
        <w:rPr>
          <w:rFonts w:ascii="Times New Roman" w:eastAsia="Times New Roman" w:hAnsi="Times New Roman" w:cs="Times New Roman"/>
          <w:sz w:val="26"/>
          <w:szCs w:val="26"/>
          <w:lang w:val="vi-VN"/>
        </w:rPr>
        <w:t>17</w:t>
      </w:r>
    </w:p>
    <w:p w14:paraId="7BB9A2D4" w14:textId="0EECA8EB" w:rsidR="00244021" w:rsidRPr="00075C0A" w:rsidRDefault="00244021" w:rsidP="00A1370F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75C0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075C0A">
        <w:rPr>
          <w:rFonts w:ascii="Times New Roman" w:hAnsi="Times New Roman" w:cs="Times New Roman"/>
          <w:sz w:val="26"/>
          <w:szCs w:val="26"/>
        </w:rPr>
        <w:t xml:space="preserve"> 2.12 Pause Menu </w:t>
      </w:r>
      <w:proofErr w:type="spellStart"/>
      <w:r w:rsidRPr="00075C0A">
        <w:rPr>
          <w:rFonts w:ascii="Times New Roman" w:hAnsi="Times New Roman" w:cs="Times New Roman"/>
          <w:sz w:val="26"/>
          <w:szCs w:val="26"/>
        </w:rPr>
        <w:t>Ingame</w:t>
      </w:r>
      <w:proofErr w:type="spellEnd"/>
      <w:r w:rsidR="00FD6DD9">
        <w:rPr>
          <w:rFonts w:ascii="Times New Roman" w:eastAsia="Times New Roman" w:hAnsi="Times New Roman" w:cs="Times New Roman"/>
          <w:sz w:val="26"/>
          <w:szCs w:val="26"/>
          <w:lang w:val="vi-VN"/>
        </w:rPr>
        <w:t>…</w:t>
      </w:r>
      <w:r w:rsidR="00F9273F">
        <w:rPr>
          <w:rFonts w:ascii="Times New Roman" w:eastAsia="Times New Roman" w:hAnsi="Times New Roman" w:cs="Times New Roman"/>
          <w:sz w:val="26"/>
          <w:szCs w:val="26"/>
          <w:lang w:val="vi-VN"/>
        </w:rPr>
        <w:t>…………………</w:t>
      </w:r>
      <w:proofErr w:type="gramStart"/>
      <w:r w:rsidR="00F9273F">
        <w:rPr>
          <w:rFonts w:ascii="Times New Roman" w:eastAsia="Times New Roman" w:hAnsi="Times New Roman" w:cs="Times New Roman"/>
          <w:sz w:val="26"/>
          <w:szCs w:val="26"/>
          <w:lang w:val="vi-VN"/>
        </w:rPr>
        <w:t>…..</w:t>
      </w:r>
      <w:proofErr w:type="gramEnd"/>
      <w:r w:rsidR="00FD6DD9">
        <w:rPr>
          <w:rFonts w:ascii="Times New Roman" w:eastAsia="Times New Roman" w:hAnsi="Times New Roman" w:cs="Times New Roman"/>
          <w:sz w:val="26"/>
          <w:szCs w:val="26"/>
          <w:lang w:val="vi-VN"/>
        </w:rPr>
        <w:t>……………………</w:t>
      </w:r>
      <w:r w:rsidR="00F9273F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  <w:r w:rsidR="00FD6DD9">
        <w:rPr>
          <w:rFonts w:ascii="Times New Roman" w:eastAsia="Times New Roman" w:hAnsi="Times New Roman" w:cs="Times New Roman"/>
          <w:sz w:val="26"/>
          <w:szCs w:val="26"/>
          <w:lang w:val="vi-VN"/>
        </w:rPr>
        <w:t>……………</w:t>
      </w:r>
      <w:r w:rsidR="0037635B">
        <w:rPr>
          <w:rFonts w:ascii="Times New Roman" w:eastAsia="Times New Roman" w:hAnsi="Times New Roman" w:cs="Times New Roman"/>
          <w:sz w:val="26"/>
          <w:szCs w:val="26"/>
          <w:lang w:val="vi-VN"/>
        </w:rPr>
        <w:t>18</w:t>
      </w:r>
    </w:p>
    <w:p w14:paraId="3A062728" w14:textId="7DAF81E2" w:rsidR="00244021" w:rsidRPr="00075C0A" w:rsidRDefault="00EE792B" w:rsidP="00A1370F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75C0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075C0A">
        <w:rPr>
          <w:rFonts w:ascii="Times New Roman" w:hAnsi="Times New Roman" w:cs="Times New Roman"/>
          <w:sz w:val="26"/>
          <w:szCs w:val="26"/>
        </w:rPr>
        <w:t xml:space="preserve"> 2.13 Code </w:t>
      </w:r>
      <w:proofErr w:type="gramStart"/>
      <w:r w:rsidRPr="00075C0A">
        <w:rPr>
          <w:rFonts w:ascii="Times New Roman" w:hAnsi="Times New Roman" w:cs="Times New Roman"/>
          <w:sz w:val="26"/>
          <w:szCs w:val="26"/>
        </w:rPr>
        <w:t>Mouse::</w:t>
      </w:r>
      <w:proofErr w:type="gramEnd"/>
      <w:r w:rsidRPr="00075C0A">
        <w:rPr>
          <w:rFonts w:ascii="Times New Roman" w:hAnsi="Times New Roman" w:cs="Times New Roman"/>
          <w:sz w:val="26"/>
          <w:szCs w:val="26"/>
        </w:rPr>
        <w:t>Right</w:t>
      </w:r>
      <w:r w:rsidR="00FD6DD9">
        <w:rPr>
          <w:rFonts w:ascii="Times New Roman" w:eastAsia="Times New Roman" w:hAnsi="Times New Roman" w:cs="Times New Roman"/>
          <w:sz w:val="26"/>
          <w:szCs w:val="26"/>
          <w:lang w:val="vi-VN"/>
        </w:rPr>
        <w:t>………………………………</w:t>
      </w:r>
      <w:r w:rsidR="00F9273F">
        <w:rPr>
          <w:rFonts w:ascii="Times New Roman" w:eastAsia="Times New Roman" w:hAnsi="Times New Roman" w:cs="Times New Roman"/>
          <w:sz w:val="26"/>
          <w:szCs w:val="26"/>
          <w:lang w:val="vi-VN"/>
        </w:rPr>
        <w:t>………………………</w:t>
      </w:r>
      <w:r w:rsidR="00FD6DD9">
        <w:rPr>
          <w:rFonts w:ascii="Times New Roman" w:eastAsia="Times New Roman" w:hAnsi="Times New Roman" w:cs="Times New Roman"/>
          <w:sz w:val="26"/>
          <w:szCs w:val="26"/>
          <w:lang w:val="vi-VN"/>
        </w:rPr>
        <w:t>……</w:t>
      </w:r>
      <w:r w:rsidR="0037635B">
        <w:rPr>
          <w:rFonts w:ascii="Times New Roman" w:eastAsia="Times New Roman" w:hAnsi="Times New Roman" w:cs="Times New Roman"/>
          <w:sz w:val="26"/>
          <w:szCs w:val="26"/>
          <w:lang w:val="vi-VN"/>
        </w:rPr>
        <w:t>18</w:t>
      </w:r>
    </w:p>
    <w:p w14:paraId="5DB65625" w14:textId="13F26786" w:rsidR="00EE792B" w:rsidRPr="00075C0A" w:rsidRDefault="00EE792B" w:rsidP="00A1370F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75C0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075C0A">
        <w:rPr>
          <w:rFonts w:ascii="Times New Roman" w:hAnsi="Times New Roman" w:cs="Times New Roman"/>
          <w:sz w:val="26"/>
          <w:szCs w:val="26"/>
        </w:rPr>
        <w:t xml:space="preserve"> 2.14 Code </w:t>
      </w:r>
      <w:proofErr w:type="gramStart"/>
      <w:r w:rsidRPr="00075C0A">
        <w:rPr>
          <w:rFonts w:ascii="Times New Roman" w:hAnsi="Times New Roman" w:cs="Times New Roman"/>
          <w:sz w:val="26"/>
          <w:szCs w:val="26"/>
        </w:rPr>
        <w:t>Mouse::</w:t>
      </w:r>
      <w:proofErr w:type="gramEnd"/>
      <w:r w:rsidRPr="00075C0A">
        <w:rPr>
          <w:rFonts w:ascii="Times New Roman" w:hAnsi="Times New Roman" w:cs="Times New Roman"/>
          <w:sz w:val="26"/>
          <w:szCs w:val="26"/>
        </w:rPr>
        <w:t>Left</w:t>
      </w:r>
      <w:r w:rsidR="00FD6DD9">
        <w:rPr>
          <w:rFonts w:ascii="Times New Roman" w:eastAsia="Times New Roman" w:hAnsi="Times New Roman" w:cs="Times New Roman"/>
          <w:sz w:val="26"/>
          <w:szCs w:val="26"/>
          <w:lang w:val="vi-VN"/>
        </w:rPr>
        <w:t>………………………</w:t>
      </w:r>
      <w:r w:rsidR="00F9273F">
        <w:rPr>
          <w:rFonts w:ascii="Times New Roman" w:eastAsia="Times New Roman" w:hAnsi="Times New Roman" w:cs="Times New Roman"/>
          <w:sz w:val="26"/>
          <w:szCs w:val="26"/>
          <w:lang w:val="vi-VN"/>
        </w:rPr>
        <w:t>……………………</w:t>
      </w:r>
      <w:proofErr w:type="gramStart"/>
      <w:r w:rsidR="00F9273F">
        <w:rPr>
          <w:rFonts w:ascii="Times New Roman" w:eastAsia="Times New Roman" w:hAnsi="Times New Roman" w:cs="Times New Roman"/>
          <w:sz w:val="26"/>
          <w:szCs w:val="26"/>
          <w:lang w:val="vi-VN"/>
        </w:rPr>
        <w:t>…..</w:t>
      </w:r>
      <w:proofErr w:type="gramEnd"/>
      <w:r w:rsidR="00FD6DD9">
        <w:rPr>
          <w:rFonts w:ascii="Times New Roman" w:eastAsia="Times New Roman" w:hAnsi="Times New Roman" w:cs="Times New Roman"/>
          <w:sz w:val="26"/>
          <w:szCs w:val="26"/>
          <w:lang w:val="vi-VN"/>
        </w:rPr>
        <w:t>……………</w:t>
      </w:r>
      <w:r w:rsidR="001B7DC3">
        <w:rPr>
          <w:rFonts w:ascii="Times New Roman" w:eastAsia="Times New Roman" w:hAnsi="Times New Roman" w:cs="Times New Roman"/>
          <w:sz w:val="26"/>
          <w:szCs w:val="26"/>
          <w:lang w:val="vi-VN"/>
        </w:rPr>
        <w:t>19</w:t>
      </w:r>
    </w:p>
    <w:p w14:paraId="70EB9BC6" w14:textId="2C19AE4E" w:rsidR="00EE792B" w:rsidRPr="00075C0A" w:rsidRDefault="00EE792B" w:rsidP="00A1370F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75C0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075C0A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075C0A">
        <w:rPr>
          <w:rFonts w:ascii="Times New Roman" w:hAnsi="Times New Roman" w:cs="Times New Roman"/>
          <w:sz w:val="26"/>
          <w:szCs w:val="26"/>
        </w:rPr>
        <w:t>2.15  Explosion</w:t>
      </w:r>
      <w:proofErr w:type="gramEnd"/>
      <w:r w:rsidR="00FD6DD9">
        <w:rPr>
          <w:rFonts w:ascii="Times New Roman" w:eastAsia="Times New Roman" w:hAnsi="Times New Roman" w:cs="Times New Roman"/>
          <w:sz w:val="26"/>
          <w:szCs w:val="26"/>
          <w:lang w:val="vi-VN"/>
        </w:rPr>
        <w:t>……………………………</w:t>
      </w:r>
      <w:r w:rsidR="00F9273F">
        <w:rPr>
          <w:rFonts w:ascii="Times New Roman" w:eastAsia="Times New Roman" w:hAnsi="Times New Roman" w:cs="Times New Roman"/>
          <w:sz w:val="26"/>
          <w:szCs w:val="26"/>
          <w:lang w:val="vi-VN"/>
        </w:rPr>
        <w:t>……………………………</w:t>
      </w:r>
      <w:proofErr w:type="gramStart"/>
      <w:r w:rsidR="00F9273F">
        <w:rPr>
          <w:rFonts w:ascii="Times New Roman" w:eastAsia="Times New Roman" w:hAnsi="Times New Roman" w:cs="Times New Roman"/>
          <w:sz w:val="26"/>
          <w:szCs w:val="26"/>
          <w:lang w:val="vi-VN"/>
        </w:rPr>
        <w:t>…..</w:t>
      </w:r>
      <w:proofErr w:type="gramEnd"/>
      <w:r w:rsidR="00FD6DD9">
        <w:rPr>
          <w:rFonts w:ascii="Times New Roman" w:eastAsia="Times New Roman" w:hAnsi="Times New Roman" w:cs="Times New Roman"/>
          <w:sz w:val="26"/>
          <w:szCs w:val="26"/>
          <w:lang w:val="vi-VN"/>
        </w:rPr>
        <w:t>………</w:t>
      </w:r>
      <w:r w:rsidR="001B7DC3">
        <w:rPr>
          <w:rFonts w:ascii="Times New Roman" w:eastAsia="Times New Roman" w:hAnsi="Times New Roman" w:cs="Times New Roman"/>
          <w:sz w:val="26"/>
          <w:szCs w:val="26"/>
          <w:lang w:val="vi-VN"/>
        </w:rPr>
        <w:t>19</w:t>
      </w:r>
    </w:p>
    <w:p w14:paraId="42CC205A" w14:textId="27B2ACBE" w:rsidR="009463F8" w:rsidRPr="00075C0A" w:rsidRDefault="009463F8" w:rsidP="00A1370F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75C0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075C0A">
        <w:rPr>
          <w:rFonts w:ascii="Times New Roman" w:hAnsi="Times New Roman" w:cs="Times New Roman"/>
          <w:sz w:val="26"/>
          <w:szCs w:val="26"/>
        </w:rPr>
        <w:t xml:space="preserve"> 2.16 Plants</w:t>
      </w:r>
      <w:r w:rsidR="00FD6DD9">
        <w:rPr>
          <w:rFonts w:ascii="Times New Roman" w:eastAsia="Times New Roman" w:hAnsi="Times New Roman" w:cs="Times New Roman"/>
          <w:sz w:val="26"/>
          <w:szCs w:val="26"/>
          <w:lang w:val="vi-VN"/>
        </w:rPr>
        <w:t>……………………………</w:t>
      </w:r>
      <w:r w:rsidR="00F9273F">
        <w:rPr>
          <w:rFonts w:ascii="Times New Roman" w:eastAsia="Times New Roman" w:hAnsi="Times New Roman" w:cs="Times New Roman"/>
          <w:sz w:val="26"/>
          <w:szCs w:val="26"/>
          <w:lang w:val="vi-VN"/>
        </w:rPr>
        <w:t>…………………………………….</w:t>
      </w:r>
      <w:r w:rsidR="00FD6DD9">
        <w:rPr>
          <w:rFonts w:ascii="Times New Roman" w:eastAsia="Times New Roman" w:hAnsi="Times New Roman" w:cs="Times New Roman"/>
          <w:sz w:val="26"/>
          <w:szCs w:val="26"/>
          <w:lang w:val="vi-VN"/>
        </w:rPr>
        <w:t>………</w:t>
      </w:r>
      <w:r w:rsidR="001B7DC3">
        <w:rPr>
          <w:rFonts w:ascii="Times New Roman" w:eastAsia="Times New Roman" w:hAnsi="Times New Roman" w:cs="Times New Roman"/>
          <w:sz w:val="26"/>
          <w:szCs w:val="26"/>
          <w:lang w:val="vi-VN"/>
        </w:rPr>
        <w:t>19</w:t>
      </w:r>
    </w:p>
    <w:p w14:paraId="13AB8578" w14:textId="6EF81C26" w:rsidR="009463F8" w:rsidRPr="00075C0A" w:rsidRDefault="009463F8" w:rsidP="00A1370F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75C0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075C0A">
        <w:rPr>
          <w:rFonts w:ascii="Times New Roman" w:hAnsi="Times New Roman" w:cs="Times New Roman"/>
          <w:sz w:val="26"/>
          <w:szCs w:val="26"/>
        </w:rPr>
        <w:t xml:space="preserve"> 2.17 Code Sound</w:t>
      </w:r>
      <w:r w:rsidR="00FD6DD9">
        <w:rPr>
          <w:rFonts w:ascii="Times New Roman" w:eastAsia="Times New Roman" w:hAnsi="Times New Roman" w:cs="Times New Roman"/>
          <w:sz w:val="26"/>
          <w:szCs w:val="26"/>
          <w:lang w:val="vi-VN"/>
        </w:rPr>
        <w:t>………………………</w:t>
      </w:r>
      <w:r w:rsidR="00F9273F">
        <w:rPr>
          <w:rFonts w:ascii="Times New Roman" w:eastAsia="Times New Roman" w:hAnsi="Times New Roman" w:cs="Times New Roman"/>
          <w:sz w:val="26"/>
          <w:szCs w:val="26"/>
          <w:lang w:val="vi-VN"/>
        </w:rPr>
        <w:t>………………………………</w:t>
      </w:r>
      <w:r w:rsidR="00FD6DD9">
        <w:rPr>
          <w:rFonts w:ascii="Times New Roman" w:eastAsia="Times New Roman" w:hAnsi="Times New Roman" w:cs="Times New Roman"/>
          <w:sz w:val="26"/>
          <w:szCs w:val="26"/>
          <w:lang w:val="vi-VN"/>
        </w:rPr>
        <w:t>……………</w:t>
      </w:r>
      <w:r w:rsidR="001B7DC3">
        <w:rPr>
          <w:rFonts w:ascii="Times New Roman" w:eastAsia="Times New Roman" w:hAnsi="Times New Roman" w:cs="Times New Roman"/>
          <w:sz w:val="26"/>
          <w:szCs w:val="26"/>
          <w:lang w:val="vi-VN"/>
        </w:rPr>
        <w:t>20</w:t>
      </w:r>
    </w:p>
    <w:p w14:paraId="3BAD4407" w14:textId="7FD2795B" w:rsidR="00744A74" w:rsidRPr="00075C0A" w:rsidRDefault="00192900" w:rsidP="00A1370F">
      <w:pPr>
        <w:spacing w:line="276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75C0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075C0A">
        <w:rPr>
          <w:rFonts w:ascii="Times New Roman" w:hAnsi="Times New Roman" w:cs="Times New Roman"/>
          <w:sz w:val="26"/>
          <w:szCs w:val="26"/>
        </w:rPr>
        <w:t xml:space="preserve"> 2.18 Code </w:t>
      </w:r>
      <w:proofErr w:type="spellStart"/>
      <w:r w:rsidRPr="00075C0A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075C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75C0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="00FD6DD9">
        <w:rPr>
          <w:rFonts w:ascii="Times New Roman" w:eastAsia="Times New Roman" w:hAnsi="Times New Roman" w:cs="Times New Roman"/>
          <w:sz w:val="26"/>
          <w:szCs w:val="26"/>
          <w:lang w:val="vi-VN"/>
        </w:rPr>
        <w:t>……………………</w:t>
      </w:r>
      <w:r w:rsidR="00F9273F">
        <w:rPr>
          <w:rFonts w:ascii="Times New Roman" w:eastAsia="Times New Roman" w:hAnsi="Times New Roman" w:cs="Times New Roman"/>
          <w:sz w:val="26"/>
          <w:szCs w:val="26"/>
          <w:lang w:val="vi-VN"/>
        </w:rPr>
        <w:t>…………………………...</w:t>
      </w:r>
      <w:r w:rsidR="00FD6DD9">
        <w:rPr>
          <w:rFonts w:ascii="Times New Roman" w:eastAsia="Times New Roman" w:hAnsi="Times New Roman" w:cs="Times New Roman"/>
          <w:sz w:val="26"/>
          <w:szCs w:val="26"/>
          <w:lang w:val="vi-VN"/>
        </w:rPr>
        <w:t>………………</w:t>
      </w:r>
      <w:r w:rsidR="001B7DC3">
        <w:rPr>
          <w:rFonts w:ascii="Times New Roman" w:eastAsia="Times New Roman" w:hAnsi="Times New Roman" w:cs="Times New Roman"/>
          <w:sz w:val="26"/>
          <w:szCs w:val="26"/>
          <w:lang w:val="vi-VN"/>
        </w:rPr>
        <w:t>20</w:t>
      </w:r>
    </w:p>
    <w:p w14:paraId="1F08547C" w14:textId="1684D915" w:rsidR="001664F3" w:rsidRPr="00075C0A" w:rsidRDefault="00192900" w:rsidP="00A1370F">
      <w:pPr>
        <w:spacing w:line="276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075C0A">
        <w:rPr>
          <w:rFonts w:ascii="Times New Roman" w:hAnsi="Times New Roman" w:cs="Times New Roman"/>
          <w:sz w:val="26"/>
          <w:szCs w:val="26"/>
          <w:lang w:val="vi-VN"/>
        </w:rPr>
        <w:t xml:space="preserve">Hình 2.19 </w:t>
      </w:r>
      <w:proofErr w:type="spellStart"/>
      <w:r w:rsidRPr="00075C0A">
        <w:rPr>
          <w:rFonts w:ascii="Times New Roman" w:hAnsi="Times New Roman" w:cs="Times New Roman"/>
          <w:sz w:val="26"/>
          <w:szCs w:val="26"/>
          <w:lang w:val="vi-VN"/>
        </w:rPr>
        <w:t>Demo</w:t>
      </w:r>
      <w:proofErr w:type="spellEnd"/>
      <w:r w:rsidRPr="00075C0A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075C0A">
        <w:rPr>
          <w:rFonts w:ascii="Times New Roman" w:hAnsi="Times New Roman" w:cs="Times New Roman"/>
          <w:sz w:val="26"/>
          <w:szCs w:val="26"/>
          <w:lang w:val="vi-VN"/>
        </w:rPr>
        <w:t>Ingame</w:t>
      </w:r>
      <w:proofErr w:type="spellEnd"/>
      <w:r w:rsidR="00FD6DD9">
        <w:rPr>
          <w:rFonts w:ascii="Times New Roman" w:eastAsia="Times New Roman" w:hAnsi="Times New Roman" w:cs="Times New Roman"/>
          <w:sz w:val="26"/>
          <w:szCs w:val="26"/>
          <w:lang w:val="vi-VN"/>
        </w:rPr>
        <w:t>………………………</w:t>
      </w:r>
      <w:r w:rsidR="00F9273F">
        <w:rPr>
          <w:rFonts w:ascii="Times New Roman" w:eastAsia="Times New Roman" w:hAnsi="Times New Roman" w:cs="Times New Roman"/>
          <w:sz w:val="26"/>
          <w:szCs w:val="26"/>
          <w:lang w:val="vi-VN"/>
        </w:rPr>
        <w:t>……………………………</w:t>
      </w:r>
      <w:r w:rsidR="00FD6DD9">
        <w:rPr>
          <w:rFonts w:ascii="Times New Roman" w:eastAsia="Times New Roman" w:hAnsi="Times New Roman" w:cs="Times New Roman"/>
          <w:sz w:val="26"/>
          <w:szCs w:val="26"/>
          <w:lang w:val="vi-VN"/>
        </w:rPr>
        <w:t>……………</w:t>
      </w:r>
      <w:r w:rsidR="001B7DC3">
        <w:rPr>
          <w:rFonts w:ascii="Times New Roman" w:eastAsia="Times New Roman" w:hAnsi="Times New Roman" w:cs="Times New Roman"/>
          <w:sz w:val="26"/>
          <w:szCs w:val="26"/>
          <w:lang w:val="vi-VN"/>
        </w:rPr>
        <w:t>21</w:t>
      </w:r>
    </w:p>
    <w:p w14:paraId="404D624E" w14:textId="1C4A79F9" w:rsidR="003464F4" w:rsidRPr="00970599" w:rsidRDefault="003464F4" w:rsidP="6879673E">
      <w:pPr>
        <w:jc w:val="both"/>
        <w:rPr>
          <w:rFonts w:ascii="Times New Roman" w:eastAsia="Times New Roman" w:hAnsi="Times New Roman" w:cs="Times New Roman"/>
          <w:b/>
          <w:bCs/>
          <w:sz w:val="36"/>
          <w:szCs w:val="36"/>
          <w:lang w:val="vi-VN"/>
        </w:rPr>
        <w:sectPr w:rsidR="003464F4" w:rsidRPr="00970599" w:rsidSect="00841236">
          <w:footerReference w:type="default" r:id="rId17"/>
          <w:pgSz w:w="12240" w:h="15840"/>
          <w:pgMar w:top="1440" w:right="1440" w:bottom="1440" w:left="1440" w:header="720" w:footer="720" w:gutter="0"/>
          <w:pgNumType w:fmt="lowerRoman" w:start="1"/>
          <w:cols w:space="720"/>
          <w:docGrid w:linePitch="360"/>
        </w:sectPr>
      </w:pPr>
    </w:p>
    <w:p w14:paraId="3B6ACD44" w14:textId="66D247C8" w:rsidR="5DCDFA40" w:rsidRPr="00075C0A" w:rsidRDefault="5DCDFA40" w:rsidP="00A210CB">
      <w:pPr>
        <w:pStyle w:val="u1"/>
        <w:jc w:val="center"/>
        <w:rPr>
          <w:rFonts w:ascii="Times New Roman" w:eastAsia="Times New Roman" w:hAnsi="Times New Roman" w:cs="Times New Roman"/>
          <w:color w:val="000000" w:themeColor="text1"/>
          <w:sz w:val="34"/>
          <w:szCs w:val="34"/>
        </w:rPr>
      </w:pPr>
      <w:bookmarkStart w:id="3" w:name="_Toc219294412"/>
      <w:proofErr w:type="spellStart"/>
      <w:r w:rsidRPr="00075C0A">
        <w:rPr>
          <w:rFonts w:ascii="Times New Roman" w:eastAsia="Times New Roman" w:hAnsi="Times New Roman" w:cs="Times New Roman"/>
          <w:b/>
          <w:bCs/>
          <w:color w:val="000000" w:themeColor="text1"/>
          <w:sz w:val="34"/>
          <w:szCs w:val="34"/>
        </w:rPr>
        <w:lastRenderedPageBreak/>
        <w:t>Lời</w:t>
      </w:r>
      <w:proofErr w:type="spellEnd"/>
      <w:r w:rsidRPr="00075C0A">
        <w:rPr>
          <w:rFonts w:ascii="Times New Roman" w:eastAsia="Times New Roman" w:hAnsi="Times New Roman" w:cs="Times New Roman"/>
          <w:b/>
          <w:bCs/>
          <w:color w:val="000000" w:themeColor="text1"/>
          <w:sz w:val="34"/>
          <w:szCs w:val="34"/>
        </w:rPr>
        <w:t xml:space="preserve"> </w:t>
      </w:r>
      <w:proofErr w:type="spellStart"/>
      <w:r w:rsidRPr="00075C0A">
        <w:rPr>
          <w:rFonts w:ascii="Times New Roman" w:eastAsia="Times New Roman" w:hAnsi="Times New Roman" w:cs="Times New Roman"/>
          <w:b/>
          <w:bCs/>
          <w:color w:val="000000" w:themeColor="text1"/>
          <w:sz w:val="34"/>
          <w:szCs w:val="34"/>
        </w:rPr>
        <w:t>mở</w:t>
      </w:r>
      <w:proofErr w:type="spellEnd"/>
      <w:r w:rsidRPr="00075C0A">
        <w:rPr>
          <w:rFonts w:ascii="Times New Roman" w:eastAsia="Times New Roman" w:hAnsi="Times New Roman" w:cs="Times New Roman"/>
          <w:b/>
          <w:bCs/>
          <w:color w:val="000000" w:themeColor="text1"/>
          <w:sz w:val="34"/>
          <w:szCs w:val="34"/>
        </w:rPr>
        <w:t xml:space="preserve"> </w:t>
      </w:r>
      <w:proofErr w:type="spellStart"/>
      <w:r w:rsidRPr="00075C0A">
        <w:rPr>
          <w:rFonts w:ascii="Times New Roman" w:eastAsia="Times New Roman" w:hAnsi="Times New Roman" w:cs="Times New Roman"/>
          <w:b/>
          <w:bCs/>
          <w:color w:val="000000" w:themeColor="text1"/>
          <w:sz w:val="34"/>
          <w:szCs w:val="34"/>
        </w:rPr>
        <w:t>đầu</w:t>
      </w:r>
      <w:proofErr w:type="spellEnd"/>
      <w:r>
        <w:fldChar w:fldCharType="begin"/>
      </w:r>
      <w:r>
        <w:instrText>HYPERLINK "https://word-edit.officeapps.live.com/we/wordeditorframe.aspx?new=1&amp;ui=en-US&amp;rs=en-US&amp;wopisrc=https%3A%2F%2Fmy.microsoftpersonalcontent.com%2Fpersonal%2Fdbd1d0f259e6b9d4%2F_vti_bin%2Fwopi.ashx%2Ffiles%2Fcc85aa9edc194171adc8fa586c685db7&amp;wdenableroaming=1&amp;mscc=1&amp;wdodb=1&amp;hid=5f1065ac-2a03-4030-ae50-0b684538a4d4.0&amp;uih=apphome&amp;jsapi=1&amp;jsapiver=v2&amp;corrid=f894c700-d3f0-4f8b-a77c-57cff6e3d6d2&amp;usid=f894c700-d3f0-4f8b-a77c-57cff6e3d6d2&amp;newsession=1&amp;sftc=1&amp;uihit=Bootstrapper&amp;muv=v1&amp;sdr=6&amp;ats=PairwiseBroker&amp;cac=1&amp;rat=1&amp;sams=1&amp;sfp=1&amp;sdp=1&amp;dchat=1&amp;sc=%7B%22pmo%22%3A%22https%3A%2F%2Fword.cloud.microsoft%22%2C%22pmshare%22%3Atrue%7D&amp;wdprevioussession=5f1065ac-2a03-4030-ae50-0b684538a4d4&amp;wdprevioussessionsrc=AppHomeWeb&amp;wdorigin=SEARCHENGINE.GOOGLE,APPHOME-WEB.BANNER.NEWBLANK-OCDI&amp;ctp=LeastProtected&amp;rct=Normal&amp;wdhostclicktime=1768142907022&amp;afdflight=17&amp;csiro=1&amp;wdredirectionreason=Unified_SingleFlush" \l "_ftn7" \h</w:instrText>
      </w:r>
      <w:r>
        <w:fldChar w:fldCharType="separate"/>
      </w:r>
      <w:r w:rsidRPr="00075C0A">
        <w:rPr>
          <w:rStyle w:val="Siuktni"/>
          <w:rFonts w:ascii="Times New Roman" w:eastAsia="Times New Roman" w:hAnsi="Times New Roman" w:cs="Times New Roman"/>
          <w:b/>
          <w:bCs/>
          <w:color w:val="000000" w:themeColor="text1"/>
          <w:sz w:val="34"/>
          <w:szCs w:val="34"/>
          <w:vertAlign w:val="superscript"/>
        </w:rPr>
        <w:t>[7]</w:t>
      </w:r>
      <w:bookmarkEnd w:id="3"/>
      <w:r>
        <w:fldChar w:fldCharType="end"/>
      </w:r>
    </w:p>
    <w:p w14:paraId="3B4C6C12" w14:textId="3D699F31" w:rsidR="007D760B" w:rsidRPr="007D760B" w:rsidRDefault="007D760B" w:rsidP="007D760B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Trong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kỷ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nguyên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nghệ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nay,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mô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phỏng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máy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(Computer Simulation)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đang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trở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cụ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đắc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lực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ngành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kỹ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thuật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mà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còn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nghiên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cứu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phức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tạp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7DDAD410" w14:textId="4233249C" w:rsidR="007D760B" w:rsidRPr="007D760B" w:rsidRDefault="007D760B" w:rsidP="007D760B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Xuất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niềm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đam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mê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tìm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hiểu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mong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muốn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vận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những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kiến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chuyên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sâu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môn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hướng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tượng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(OOP)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tiễn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nhóm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chúng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em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quyết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lựa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chọn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đề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>: “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Thiết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xây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dựng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mô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phỏng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thái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nhiên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Tương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tác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giữa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quần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vật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bằng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C++”.</w:t>
      </w:r>
    </w:p>
    <w:p w14:paraId="4F066EBC" w14:textId="3CAE2A87" w:rsidR="007D760B" w:rsidRPr="007D760B" w:rsidRDefault="007D760B" w:rsidP="007D760B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Mục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đích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đồ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án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xây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dựng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mềm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giả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môi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trường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sống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2D,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nơi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Thỏ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Sói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Cỏ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tương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tác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tồn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triển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luật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sẵn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Đồ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án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ý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nghĩa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trọng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giúp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làm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chủ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kỹ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thuật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nhớ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xử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đồ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họa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thư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viện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SFML,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đặc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biệt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tư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duy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thiết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cấu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trúc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hướng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tượng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thừa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Đa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Đóng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gói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44D30521" w14:textId="77B967FE" w:rsidR="007D760B" w:rsidRPr="007D760B" w:rsidRDefault="007D760B" w:rsidP="007D760B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quả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đạt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đồ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án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hoàn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chỉnh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chạy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hành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Windows,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sát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quá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cân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bằng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thái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đồng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tương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tác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trực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tiếp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môi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trường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thảm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họa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chỉnh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).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Đây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tiền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đề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triển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mô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phỏng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phức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tạp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hơn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tương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lai.</w:t>
      </w:r>
    </w:p>
    <w:p w14:paraId="6E788CDD" w14:textId="10166B92" w:rsidR="007D760B" w:rsidRPr="007D760B" w:rsidRDefault="007D760B" w:rsidP="007D760B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Bố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cục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đồ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án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bày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cấu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trúc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21C0FE3C" w14:textId="40F38F79" w:rsidR="007D760B" w:rsidRPr="007D760B" w:rsidRDefault="007D760B" w:rsidP="007D760B">
      <w:pPr>
        <w:numPr>
          <w:ilvl w:val="0"/>
          <w:numId w:val="3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66F43">
        <w:rPr>
          <w:rFonts w:ascii="Times New Roman" w:eastAsia="Times New Roman" w:hAnsi="Times New Roman" w:cs="Times New Roman"/>
          <w:b/>
          <w:sz w:val="26"/>
          <w:szCs w:val="26"/>
        </w:rPr>
        <w:t>Chương</w:t>
      </w:r>
      <w:proofErr w:type="spellEnd"/>
      <w:r w:rsidRPr="00A66F43">
        <w:rPr>
          <w:rFonts w:ascii="Times New Roman" w:eastAsia="Times New Roman" w:hAnsi="Times New Roman" w:cs="Times New Roman"/>
          <w:b/>
          <w:sz w:val="26"/>
          <w:szCs w:val="26"/>
        </w:rPr>
        <w:t xml:space="preserve"> 1:</w:t>
      </w:r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Tổng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sở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thuyết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bày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kiến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nền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tảng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ngôn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ngữ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C++,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hướng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tượng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thư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viện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đồ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họa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SFML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phục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triển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3E618B2" w14:textId="5BCC57F9" w:rsidR="007D760B" w:rsidRPr="007D760B" w:rsidRDefault="007D760B" w:rsidP="007D760B">
      <w:pPr>
        <w:numPr>
          <w:ilvl w:val="0"/>
          <w:numId w:val="3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66F43">
        <w:rPr>
          <w:rFonts w:ascii="Times New Roman" w:eastAsia="Times New Roman" w:hAnsi="Times New Roman" w:cs="Times New Roman"/>
          <w:b/>
          <w:sz w:val="26"/>
          <w:szCs w:val="26"/>
        </w:rPr>
        <w:t>Chương</w:t>
      </w:r>
      <w:proofErr w:type="spellEnd"/>
      <w:r w:rsidRPr="00A66F43">
        <w:rPr>
          <w:rFonts w:ascii="Times New Roman" w:eastAsia="Times New Roman" w:hAnsi="Times New Roman" w:cs="Times New Roman"/>
          <w:b/>
          <w:sz w:val="26"/>
          <w:szCs w:val="26"/>
        </w:rPr>
        <w:t xml:space="preserve"> 2:</w:t>
      </w:r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Nội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dung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nghiên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cứu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Xây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dựng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Đi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sâu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tích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bài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thiết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sơ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đồ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lớp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(UML),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cài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đặt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thuật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hành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vi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Săn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mồi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Trốn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chạy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triển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khai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chi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tiết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nguồn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D4E106C" w14:textId="69B4B4A2" w:rsidR="007D760B" w:rsidRPr="007D760B" w:rsidRDefault="007D760B" w:rsidP="007D760B">
      <w:pPr>
        <w:numPr>
          <w:ilvl w:val="0"/>
          <w:numId w:val="3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A66F43">
        <w:rPr>
          <w:rFonts w:ascii="Times New Roman" w:eastAsia="Times New Roman" w:hAnsi="Times New Roman" w:cs="Times New Roman"/>
          <w:b/>
          <w:sz w:val="26"/>
          <w:szCs w:val="26"/>
        </w:rPr>
        <w:t>Phần</w:t>
      </w:r>
      <w:proofErr w:type="spellEnd"/>
      <w:r w:rsidRPr="00A66F43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66F43">
        <w:rPr>
          <w:rFonts w:ascii="Times New Roman" w:eastAsia="Times New Roman" w:hAnsi="Times New Roman" w:cs="Times New Roman"/>
          <w:b/>
          <w:sz w:val="26"/>
          <w:szCs w:val="26"/>
        </w:rPr>
        <w:t>Kết</w:t>
      </w:r>
      <w:proofErr w:type="spellEnd"/>
      <w:r w:rsidRPr="00A66F43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66F43">
        <w:rPr>
          <w:rFonts w:ascii="Times New Roman" w:eastAsia="Times New Roman" w:hAnsi="Times New Roman" w:cs="Times New Roman"/>
          <w:b/>
          <w:sz w:val="26"/>
          <w:szCs w:val="26"/>
        </w:rPr>
        <w:t>luận</w:t>
      </w:r>
      <w:proofErr w:type="spellEnd"/>
      <w:r w:rsidRPr="00A66F43">
        <w:rPr>
          <w:rFonts w:ascii="Times New Roman" w:eastAsia="Times New Roman" w:hAnsi="Times New Roman" w:cs="Times New Roman"/>
          <w:b/>
          <w:sz w:val="26"/>
          <w:szCs w:val="26"/>
        </w:rPr>
        <w:t>:</w:t>
      </w:r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Tóm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tắt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quả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đạt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đánh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ưu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nhược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đề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xuất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hướng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760B">
        <w:rPr>
          <w:rFonts w:ascii="Times New Roman" w:eastAsia="Times New Roman" w:hAnsi="Times New Roman" w:cs="Times New Roman"/>
          <w:sz w:val="26"/>
          <w:szCs w:val="26"/>
        </w:rPr>
        <w:t>triển</w:t>
      </w:r>
      <w:proofErr w:type="spellEnd"/>
      <w:r w:rsidRPr="007D760B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29EFFD1" w14:textId="77777777" w:rsidR="00D433BC" w:rsidRDefault="00D433BC" w:rsidP="6879673E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4B73F07C" w14:textId="45FBCBFC" w:rsidR="00C867D4" w:rsidRPr="00717360" w:rsidRDefault="0088282C" w:rsidP="00A1370F">
      <w:pPr>
        <w:pStyle w:val="u1"/>
        <w:rPr>
          <w:rFonts w:ascii="Times New Roman" w:eastAsia="Times New Roman" w:hAnsi="Times New Roman" w:cs="Times New Roman"/>
          <w:b/>
          <w:sz w:val="36"/>
          <w:szCs w:val="36"/>
          <w:lang w:val="vi-VN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br w:type="page"/>
      </w:r>
      <w:bookmarkStart w:id="4" w:name="_Toc219286422"/>
      <w:bookmarkStart w:id="5" w:name="_Toc219294413"/>
      <w:r w:rsidR="00717360" w:rsidRPr="00075C0A">
        <w:rPr>
          <w:rFonts w:ascii="Times New Roman" w:eastAsia="Times New Roman" w:hAnsi="Times New Roman" w:cs="Times New Roman"/>
          <w:b/>
          <w:color w:val="000000" w:themeColor="text1"/>
          <w:sz w:val="36"/>
          <w:szCs w:val="36"/>
        </w:rPr>
        <w:lastRenderedPageBreak/>
        <w:t>CHƯƠNG 1: TỔNG QUAN VỀ CƠ SỞ LÝ THUYẾT</w:t>
      </w:r>
      <w:bookmarkEnd w:id="4"/>
      <w:bookmarkEnd w:id="5"/>
    </w:p>
    <w:p w14:paraId="39DDA7E1" w14:textId="731B920C" w:rsidR="00717360" w:rsidRPr="00717360" w:rsidRDefault="00717360" w:rsidP="001C1FCA">
      <w:p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xây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dựng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chương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mô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phỏng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thái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cao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hiệu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trực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="009812E6">
        <w:rPr>
          <w:rFonts w:ascii="Times New Roman" w:eastAsia="Times New Roman" w:hAnsi="Times New Roman" w:cs="Times New Roman"/>
          <w:sz w:val="26"/>
          <w:szCs w:val="26"/>
        </w:rPr>
        <w:t>nhóm</w:t>
      </w:r>
      <w:proofErr w:type="spellEnd"/>
      <w:r w:rsidR="009812E6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em</w:t>
      </w:r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lựa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chọn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vận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nền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tảng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nghệ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cốt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lõi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bao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gồm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Ngôn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ngữ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C++,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tư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duy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hướng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tượng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(OOP)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thư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viện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đồ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họa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SFML.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Chương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bày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chi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tiết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sở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thuyết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vai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trò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chúng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77E2C9F" w14:textId="77777777" w:rsidR="00717360" w:rsidRPr="00A66F43" w:rsidRDefault="00717360" w:rsidP="001F03AA">
      <w:pPr>
        <w:pStyle w:val="u2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bookmarkStart w:id="6" w:name="_Toc219286423"/>
      <w:bookmarkStart w:id="7" w:name="_Toc219294414"/>
      <w:r w:rsidRPr="00A66F43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1.1. </w:t>
      </w:r>
      <w:proofErr w:type="spellStart"/>
      <w:r w:rsidRPr="00A66F43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Ngôn</w:t>
      </w:r>
      <w:proofErr w:type="spellEnd"/>
      <w:r w:rsidRPr="00A66F43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proofErr w:type="spellStart"/>
      <w:r w:rsidRPr="00A66F43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ngữ</w:t>
      </w:r>
      <w:proofErr w:type="spellEnd"/>
      <w:r w:rsidRPr="00A66F43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proofErr w:type="spellStart"/>
      <w:r w:rsidRPr="00A66F43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lập</w:t>
      </w:r>
      <w:proofErr w:type="spellEnd"/>
      <w:r w:rsidRPr="00A66F43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proofErr w:type="spellStart"/>
      <w:r w:rsidRPr="00A66F43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trình</w:t>
      </w:r>
      <w:proofErr w:type="spellEnd"/>
      <w:r w:rsidRPr="00A66F43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C++</w:t>
      </w:r>
      <w:bookmarkEnd w:id="6"/>
      <w:bookmarkEnd w:id="7"/>
    </w:p>
    <w:p w14:paraId="0E8286FD" w14:textId="77777777" w:rsidR="00717360" w:rsidRPr="00717360" w:rsidRDefault="00717360" w:rsidP="001F03AA">
      <w:pPr>
        <w:pStyle w:val="u3"/>
        <w:rPr>
          <w:rFonts w:ascii="Times New Roman" w:eastAsia="Times New Roman" w:hAnsi="Times New Roman" w:cs="Times New Roman"/>
          <w:b/>
          <w:color w:val="auto"/>
          <w:sz w:val="26"/>
          <w:szCs w:val="26"/>
        </w:rPr>
      </w:pPr>
      <w:bookmarkStart w:id="8" w:name="_Toc219286424"/>
      <w:bookmarkStart w:id="9" w:name="_Toc219294415"/>
      <w:r w:rsidRPr="00717360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 xml:space="preserve">1.1.1. </w:t>
      </w:r>
      <w:proofErr w:type="spellStart"/>
      <w:r w:rsidRPr="00717360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Giới</w:t>
      </w:r>
      <w:proofErr w:type="spellEnd"/>
      <w:r w:rsidRPr="00717360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thiệu</w:t>
      </w:r>
      <w:proofErr w:type="spellEnd"/>
      <w:r w:rsidRPr="00717360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chung</w:t>
      </w:r>
      <w:bookmarkEnd w:id="8"/>
      <w:bookmarkEnd w:id="9"/>
      <w:proofErr w:type="spellEnd"/>
    </w:p>
    <w:p w14:paraId="4081465E" w14:textId="77777777" w:rsidR="00717360" w:rsidRDefault="00717360" w:rsidP="001C1FCA">
      <w:p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C++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ngôn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ngữ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đa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(general-purpose),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triển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bởi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Bjarne Stroustrup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năm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1979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mở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rộng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ngôn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ngữ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C.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Đây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ngôn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ngữ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mạnh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mẽ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cả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cấp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thấp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thao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tác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trực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tiếp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nhớ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cấp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cao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trừu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tượng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1372637F" w14:textId="2A70C0D6" w:rsidR="00DE1ABE" w:rsidRDefault="00DE1ABE" w:rsidP="00DE1ABE">
      <w:pPr>
        <w:spacing w:line="360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noProof/>
        </w:rPr>
        <w:drawing>
          <wp:inline distT="0" distB="0" distL="0" distR="0" wp14:anchorId="3C3EFFD4" wp14:editId="3DD1F891">
            <wp:extent cx="3346450" cy="3767259"/>
            <wp:effectExtent l="0" t="0" r="6350" b="5080"/>
            <wp:docPr id="496289012" name="Hình ảnh 5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undefined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095" cy="3773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3CBFB" w14:textId="16E34774" w:rsidR="00075C0A" w:rsidRPr="00DE1ABE" w:rsidRDefault="00075C0A" w:rsidP="00DE1ABE">
      <w:pPr>
        <w:spacing w:line="360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>Hình 1.1 C++</w:t>
      </w:r>
    </w:p>
    <w:p w14:paraId="3A754F4D" w14:textId="77777777" w:rsidR="00717360" w:rsidRPr="00717360" w:rsidRDefault="00717360" w:rsidP="002828AB">
      <w:pPr>
        <w:pStyle w:val="u3"/>
        <w:rPr>
          <w:rFonts w:ascii="Times New Roman" w:eastAsia="Times New Roman" w:hAnsi="Times New Roman" w:cs="Times New Roman"/>
          <w:b/>
          <w:color w:val="auto"/>
          <w:sz w:val="26"/>
          <w:szCs w:val="26"/>
        </w:rPr>
      </w:pPr>
      <w:bookmarkStart w:id="10" w:name="_Toc219286425"/>
      <w:bookmarkStart w:id="11" w:name="_Toc219294416"/>
      <w:r w:rsidRPr="00717360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lastRenderedPageBreak/>
        <w:t xml:space="preserve">1.1.2. Lý do </w:t>
      </w:r>
      <w:proofErr w:type="spellStart"/>
      <w:r w:rsidRPr="00717360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lựa</w:t>
      </w:r>
      <w:proofErr w:type="spellEnd"/>
      <w:r w:rsidRPr="00717360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chọn</w:t>
      </w:r>
      <w:proofErr w:type="spellEnd"/>
      <w:r w:rsidRPr="00717360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 xml:space="preserve"> C++ </w:t>
      </w:r>
      <w:proofErr w:type="spellStart"/>
      <w:r w:rsidRPr="00717360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cho</w:t>
      </w:r>
      <w:proofErr w:type="spellEnd"/>
      <w:r w:rsidRPr="00717360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đồ</w:t>
      </w:r>
      <w:proofErr w:type="spellEnd"/>
      <w:r w:rsidRPr="00717360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án</w:t>
      </w:r>
      <w:bookmarkEnd w:id="10"/>
      <w:bookmarkEnd w:id="11"/>
      <w:proofErr w:type="spellEnd"/>
    </w:p>
    <w:p w14:paraId="41701DEE" w14:textId="77777777" w:rsidR="00717360" w:rsidRPr="00717360" w:rsidRDefault="00717360" w:rsidP="001C1FCA">
      <w:p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Trong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bài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mô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phỏng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thái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phải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trăm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Thỏ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Sói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Cỏ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cùng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lúc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đồng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phải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va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chạm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nhật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vị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trí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liên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tục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60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lần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>/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giây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(60 FPS). C++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lựa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chọn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vì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những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ưu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vượt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trội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05390EF4" w14:textId="77777777" w:rsidR="00717360" w:rsidRPr="00717360" w:rsidRDefault="00717360" w:rsidP="001C1FCA">
      <w:pPr>
        <w:numPr>
          <w:ilvl w:val="0"/>
          <w:numId w:val="41"/>
        </w:num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1736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Hiệu </w:t>
      </w:r>
      <w:proofErr w:type="spellStart"/>
      <w:r w:rsidRPr="00717360">
        <w:rPr>
          <w:rFonts w:ascii="Times New Roman" w:eastAsia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71736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b/>
          <w:bCs/>
          <w:sz w:val="26"/>
          <w:szCs w:val="26"/>
        </w:rPr>
        <w:t>cao</w:t>
      </w:r>
      <w:proofErr w:type="spellEnd"/>
      <w:r w:rsidRPr="0071736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(Performance):</w:t>
      </w:r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C++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ngôn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ngữ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biên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(compiled language),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tốc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độ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thi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rất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nhanh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phù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gian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(Real-time application)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mô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phỏng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(Simulation).</w:t>
      </w:r>
    </w:p>
    <w:p w14:paraId="78FF51CC" w14:textId="77777777" w:rsidR="00717360" w:rsidRPr="00717360" w:rsidRDefault="00717360" w:rsidP="001C1FCA">
      <w:pPr>
        <w:numPr>
          <w:ilvl w:val="0"/>
          <w:numId w:val="41"/>
        </w:num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717360">
        <w:rPr>
          <w:rFonts w:ascii="Times New Roman" w:eastAsia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71736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b/>
          <w:bCs/>
          <w:sz w:val="26"/>
          <w:szCs w:val="26"/>
        </w:rPr>
        <w:t>soát</w:t>
      </w:r>
      <w:proofErr w:type="spellEnd"/>
      <w:r w:rsidRPr="0071736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b/>
          <w:bCs/>
          <w:sz w:val="26"/>
          <w:szCs w:val="26"/>
        </w:rPr>
        <w:t>tài</w:t>
      </w:r>
      <w:proofErr w:type="spellEnd"/>
      <w:r w:rsidRPr="0071736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b/>
          <w:bCs/>
          <w:sz w:val="26"/>
          <w:szCs w:val="26"/>
        </w:rPr>
        <w:t>nguyên</w:t>
      </w:r>
      <w:proofErr w:type="spellEnd"/>
      <w:r w:rsidRPr="00717360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Cho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nhớ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thủ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qua con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trỏ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tham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chiếu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giúp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tối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ưu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cấp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giải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phóng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nguyên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tượng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ra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chết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đi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liên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tục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game.</w:t>
      </w:r>
    </w:p>
    <w:p w14:paraId="75F1F0EC" w14:textId="77777777" w:rsidR="00717360" w:rsidRPr="00717360" w:rsidRDefault="00717360" w:rsidP="001C1FCA">
      <w:pPr>
        <w:numPr>
          <w:ilvl w:val="0"/>
          <w:numId w:val="41"/>
        </w:num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1736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Thư </w:t>
      </w:r>
      <w:proofErr w:type="spellStart"/>
      <w:r w:rsidRPr="00717360">
        <w:rPr>
          <w:rFonts w:ascii="Times New Roman" w:eastAsia="Times New Roman" w:hAnsi="Times New Roman" w:cs="Times New Roman"/>
          <w:b/>
          <w:bCs/>
          <w:sz w:val="26"/>
          <w:szCs w:val="26"/>
        </w:rPr>
        <w:t>viện</w:t>
      </w:r>
      <w:proofErr w:type="spellEnd"/>
      <w:r w:rsidRPr="0071736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b/>
          <w:bCs/>
          <w:sz w:val="26"/>
          <w:szCs w:val="26"/>
        </w:rPr>
        <w:t>chuẩn</w:t>
      </w:r>
      <w:proofErr w:type="spellEnd"/>
      <w:r w:rsidRPr="0071736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(STL - Standard Template Library):</w:t>
      </w:r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Đồ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án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triệt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cấu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trúc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STL,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đặc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biệt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gramStart"/>
      <w:r w:rsidRPr="00717360">
        <w:rPr>
          <w:rFonts w:ascii="Times New Roman" w:eastAsia="Times New Roman" w:hAnsi="Times New Roman" w:cs="Times New Roman"/>
          <w:sz w:val="26"/>
          <w:szCs w:val="26"/>
        </w:rPr>
        <w:t>std::</w:t>
      </w:r>
      <w:proofErr w:type="gram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vector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sách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giúp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thêm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>/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xóa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tượng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trở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nên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linh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hoạt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an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hơn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mảng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truyền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DB48AA3" w14:textId="77777777" w:rsidR="00717360" w:rsidRPr="00717360" w:rsidRDefault="00717360" w:rsidP="001F03AA">
      <w:pPr>
        <w:pStyle w:val="u2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bookmarkStart w:id="12" w:name="_Toc219286426"/>
      <w:bookmarkStart w:id="13" w:name="_Toc219294417"/>
      <w:r w:rsidRPr="00717360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1.2. </w:t>
      </w:r>
      <w:proofErr w:type="spellStart"/>
      <w:r w:rsidRPr="00717360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Lập</w:t>
      </w:r>
      <w:proofErr w:type="spellEnd"/>
      <w:r w:rsidRPr="00717360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trình</w:t>
      </w:r>
      <w:proofErr w:type="spellEnd"/>
      <w:r w:rsidRPr="00717360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hướng</w:t>
      </w:r>
      <w:proofErr w:type="spellEnd"/>
      <w:r w:rsidRPr="00717360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đối</w:t>
      </w:r>
      <w:proofErr w:type="spellEnd"/>
      <w:r w:rsidRPr="00717360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tượng</w:t>
      </w:r>
      <w:proofErr w:type="spellEnd"/>
      <w:r w:rsidRPr="00717360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(OOP)</w:t>
      </w:r>
      <w:bookmarkEnd w:id="12"/>
      <w:bookmarkEnd w:id="13"/>
    </w:p>
    <w:p w14:paraId="7237879F" w14:textId="77777777" w:rsidR="00717360" w:rsidRPr="00717360" w:rsidRDefault="00717360" w:rsidP="001C1FCA">
      <w:p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hướng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tượng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(Object-Oriented Programming - OOP)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phương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pháp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dựa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khái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niệm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"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nghệ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tượng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".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Đây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nền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tảng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kiến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trúc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đồ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án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75ADAFE" w14:textId="77777777" w:rsidR="00717360" w:rsidRPr="00717360" w:rsidRDefault="00717360" w:rsidP="001F03AA">
      <w:pPr>
        <w:pStyle w:val="u3"/>
        <w:rPr>
          <w:rFonts w:ascii="Times New Roman" w:eastAsia="Times New Roman" w:hAnsi="Times New Roman" w:cs="Times New Roman"/>
          <w:b/>
          <w:color w:val="auto"/>
          <w:sz w:val="26"/>
          <w:szCs w:val="26"/>
        </w:rPr>
      </w:pPr>
      <w:bookmarkStart w:id="14" w:name="_Toc219286427"/>
      <w:bookmarkStart w:id="15" w:name="_Toc219294418"/>
      <w:r w:rsidRPr="00717360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 xml:space="preserve">1.2.1. </w:t>
      </w:r>
      <w:proofErr w:type="spellStart"/>
      <w:r w:rsidRPr="00717360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Lớp</w:t>
      </w:r>
      <w:proofErr w:type="spellEnd"/>
      <w:r w:rsidRPr="00717360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 xml:space="preserve"> (Class) </w:t>
      </w:r>
      <w:proofErr w:type="spellStart"/>
      <w:r w:rsidRPr="00717360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và</w:t>
      </w:r>
      <w:proofErr w:type="spellEnd"/>
      <w:r w:rsidRPr="00717360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Đối</w:t>
      </w:r>
      <w:proofErr w:type="spellEnd"/>
      <w:r w:rsidRPr="00717360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tượng</w:t>
      </w:r>
      <w:proofErr w:type="spellEnd"/>
      <w:r w:rsidRPr="00717360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 xml:space="preserve"> (Object)</w:t>
      </w:r>
      <w:bookmarkEnd w:id="14"/>
      <w:bookmarkEnd w:id="15"/>
    </w:p>
    <w:p w14:paraId="53902268" w14:textId="77777777" w:rsidR="00717360" w:rsidRPr="00717360" w:rsidRDefault="00717360" w:rsidP="001C1FCA">
      <w:pPr>
        <w:numPr>
          <w:ilvl w:val="0"/>
          <w:numId w:val="42"/>
        </w:num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717360">
        <w:rPr>
          <w:rFonts w:ascii="Times New Roman" w:eastAsia="Times New Roman" w:hAnsi="Times New Roman" w:cs="Times New Roman"/>
          <w:b/>
          <w:bCs/>
          <w:sz w:val="26"/>
          <w:szCs w:val="26"/>
        </w:rPr>
        <w:t>Lớp</w:t>
      </w:r>
      <w:proofErr w:type="spellEnd"/>
      <w:r w:rsidRPr="0071736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(Class):</w:t>
      </w:r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bản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thiết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(blueprint)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mô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tả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thuộc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hành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vi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chung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Ví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dụ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: Class Rabbit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nghĩa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rằng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mọi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con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thỏ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đều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tốc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độ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mức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B84CB58" w14:textId="77777777" w:rsidR="00717360" w:rsidRPr="00717360" w:rsidRDefault="00717360" w:rsidP="001C1FCA">
      <w:pPr>
        <w:numPr>
          <w:ilvl w:val="0"/>
          <w:numId w:val="42"/>
        </w:num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717360">
        <w:rPr>
          <w:rFonts w:ascii="Times New Roman" w:eastAsia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71736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b/>
          <w:bCs/>
          <w:sz w:val="26"/>
          <w:szCs w:val="26"/>
        </w:rPr>
        <w:t>tượng</w:t>
      </w:r>
      <w:proofErr w:type="spellEnd"/>
      <w:r w:rsidRPr="0071736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(Object):</w:t>
      </w:r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cụ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ra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lớp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Ví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dụ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: rabbit1, rabbit2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tượng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cụ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đang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chạy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màn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079C776" w14:textId="77777777" w:rsidR="00717360" w:rsidRPr="00717360" w:rsidRDefault="00717360" w:rsidP="001F03AA">
      <w:pPr>
        <w:pStyle w:val="u3"/>
        <w:rPr>
          <w:rFonts w:ascii="Times New Roman" w:eastAsia="Times New Roman" w:hAnsi="Times New Roman" w:cs="Times New Roman"/>
          <w:b/>
          <w:color w:val="auto"/>
          <w:sz w:val="26"/>
          <w:szCs w:val="26"/>
        </w:rPr>
      </w:pPr>
      <w:bookmarkStart w:id="16" w:name="_Toc219286428"/>
      <w:bookmarkStart w:id="17" w:name="_Toc219294419"/>
      <w:r w:rsidRPr="00717360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 xml:space="preserve">1.2.2. Các </w:t>
      </w:r>
      <w:proofErr w:type="spellStart"/>
      <w:r w:rsidRPr="00717360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đặc</w:t>
      </w:r>
      <w:proofErr w:type="spellEnd"/>
      <w:r w:rsidRPr="00717360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tính</w:t>
      </w:r>
      <w:proofErr w:type="spellEnd"/>
      <w:r w:rsidRPr="00717360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 xml:space="preserve"> OOP </w:t>
      </w:r>
      <w:proofErr w:type="spellStart"/>
      <w:r w:rsidRPr="00717360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áp</w:t>
      </w:r>
      <w:proofErr w:type="spellEnd"/>
      <w:r w:rsidRPr="00717360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dụng</w:t>
      </w:r>
      <w:proofErr w:type="spellEnd"/>
      <w:r w:rsidRPr="00717360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trong</w:t>
      </w:r>
      <w:proofErr w:type="spellEnd"/>
      <w:r w:rsidRPr="00717360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đồ</w:t>
      </w:r>
      <w:proofErr w:type="spellEnd"/>
      <w:r w:rsidRPr="00717360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án</w:t>
      </w:r>
      <w:bookmarkEnd w:id="16"/>
      <w:bookmarkEnd w:id="17"/>
      <w:proofErr w:type="spellEnd"/>
    </w:p>
    <w:p w14:paraId="2AE5C133" w14:textId="77777777" w:rsidR="00717360" w:rsidRDefault="00717360" w:rsidP="001C1FCA">
      <w:p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thiết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dựa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4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chất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bản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OOP:</w:t>
      </w:r>
    </w:p>
    <w:p w14:paraId="57A86DDD" w14:textId="77777777" w:rsidR="00A466D1" w:rsidRPr="00A466D1" w:rsidRDefault="00A466D1" w:rsidP="001C1FCA">
      <w:p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</w:p>
    <w:p w14:paraId="4B31985E" w14:textId="0E3100BB" w:rsidR="00717360" w:rsidRPr="00717360" w:rsidRDefault="00717360" w:rsidP="001C1FCA">
      <w:pPr>
        <w:numPr>
          <w:ilvl w:val="0"/>
          <w:numId w:val="43"/>
        </w:num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717360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Tính</w:t>
      </w:r>
      <w:proofErr w:type="spellEnd"/>
      <w:r w:rsidRPr="0071736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b/>
          <w:bCs/>
          <w:sz w:val="26"/>
          <w:szCs w:val="26"/>
        </w:rPr>
        <w:t>Đóng</w:t>
      </w:r>
      <w:proofErr w:type="spellEnd"/>
      <w:r w:rsidRPr="0071736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b/>
          <w:bCs/>
          <w:sz w:val="26"/>
          <w:szCs w:val="26"/>
        </w:rPr>
        <w:t>gói</w:t>
      </w:r>
      <w:proofErr w:type="spellEnd"/>
      <w:r w:rsidRPr="0071736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(Encapsulation):</w:t>
      </w:r>
    </w:p>
    <w:p w14:paraId="48AF3BFE" w14:textId="77777777" w:rsidR="00717360" w:rsidRPr="00717360" w:rsidRDefault="00717360" w:rsidP="001C1FCA">
      <w:pPr>
        <w:numPr>
          <w:ilvl w:val="1"/>
          <w:numId w:val="43"/>
        </w:num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position, energy, speed)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khai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báo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bên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lớp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bảo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vệ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. Các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bên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ngoài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tương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tác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tượng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qua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phương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khai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(public methods)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gramStart"/>
      <w:r w:rsidRPr="00717360">
        <w:rPr>
          <w:rFonts w:ascii="Times New Roman" w:eastAsia="Times New Roman" w:hAnsi="Times New Roman" w:cs="Times New Roman"/>
          <w:sz w:val="26"/>
          <w:szCs w:val="26"/>
        </w:rPr>
        <w:t>update(</w:t>
      </w:r>
      <w:proofErr w:type="gram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), </w:t>
      </w:r>
      <w:proofErr w:type="gramStart"/>
      <w:r w:rsidRPr="00717360">
        <w:rPr>
          <w:rFonts w:ascii="Times New Roman" w:eastAsia="Times New Roman" w:hAnsi="Times New Roman" w:cs="Times New Roman"/>
          <w:sz w:val="26"/>
          <w:szCs w:val="26"/>
        </w:rPr>
        <w:t>draw(</w:t>
      </w:r>
      <w:proofErr w:type="gram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).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giúp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code </w:t>
      </w:r>
      <w:proofErr w:type="gramStart"/>
      <w:r w:rsidRPr="00717360">
        <w:rPr>
          <w:rFonts w:ascii="Times New Roman" w:eastAsia="Times New Roman" w:hAnsi="Times New Roman" w:cs="Times New Roman"/>
          <w:sz w:val="26"/>
          <w:szCs w:val="26"/>
        </w:rPr>
        <w:t>an</w:t>
      </w:r>
      <w:proofErr w:type="gram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dễ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bảo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trì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59D640E" w14:textId="77777777" w:rsidR="00717360" w:rsidRPr="00717360" w:rsidRDefault="00717360" w:rsidP="001C1FCA">
      <w:pPr>
        <w:numPr>
          <w:ilvl w:val="0"/>
          <w:numId w:val="43"/>
        </w:num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717360">
        <w:rPr>
          <w:rFonts w:ascii="Times New Roman" w:eastAsia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71736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b/>
          <w:bCs/>
          <w:sz w:val="26"/>
          <w:szCs w:val="26"/>
        </w:rPr>
        <w:t>Kế</w:t>
      </w:r>
      <w:proofErr w:type="spellEnd"/>
      <w:r w:rsidRPr="0071736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b/>
          <w:bCs/>
          <w:sz w:val="26"/>
          <w:szCs w:val="26"/>
        </w:rPr>
        <w:t>thừa</w:t>
      </w:r>
      <w:proofErr w:type="spellEnd"/>
      <w:r w:rsidRPr="0071736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(Inheritance):</w:t>
      </w:r>
    </w:p>
    <w:p w14:paraId="02142C54" w14:textId="7745E878" w:rsidR="00717360" w:rsidRPr="00717360" w:rsidRDefault="00717360" w:rsidP="001C1FCA">
      <w:pPr>
        <w:numPr>
          <w:ilvl w:val="1"/>
          <w:numId w:val="43"/>
        </w:num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Đây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đặc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trọng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nhất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thiết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đồ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án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="00122C81">
        <w:rPr>
          <w:rFonts w:ascii="Times New Roman" w:eastAsia="Times New Roman" w:hAnsi="Times New Roman" w:cs="Times New Roman"/>
          <w:sz w:val="26"/>
          <w:szCs w:val="26"/>
        </w:rPr>
        <w:t>Nhóm</w:t>
      </w:r>
      <w:proofErr w:type="spellEnd"/>
      <w:r w:rsidR="00122C81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em</w:t>
      </w:r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xây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dựng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lớp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cha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trừu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tượng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717360">
        <w:rPr>
          <w:rFonts w:ascii="Times New Roman" w:eastAsia="Times New Roman" w:hAnsi="Times New Roman" w:cs="Times New Roman"/>
          <w:b/>
          <w:bCs/>
          <w:sz w:val="26"/>
          <w:szCs w:val="26"/>
        </w:rPr>
        <w:t>Entity</w:t>
      </w:r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chứa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thuộc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chung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vị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trí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ảnh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sprite).</w:t>
      </w:r>
    </w:p>
    <w:p w14:paraId="5AF551AE" w14:textId="77777777" w:rsidR="00717360" w:rsidRPr="00717360" w:rsidRDefault="00717360" w:rsidP="001C1FCA">
      <w:pPr>
        <w:numPr>
          <w:ilvl w:val="1"/>
          <w:numId w:val="43"/>
        </w:num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Các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lớp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717360">
        <w:rPr>
          <w:rFonts w:ascii="Times New Roman" w:eastAsia="Times New Roman" w:hAnsi="Times New Roman" w:cs="Times New Roman"/>
          <w:b/>
          <w:bCs/>
          <w:sz w:val="26"/>
          <w:szCs w:val="26"/>
        </w:rPr>
        <w:t>Rabbit</w:t>
      </w:r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717360">
        <w:rPr>
          <w:rFonts w:ascii="Times New Roman" w:eastAsia="Times New Roman" w:hAnsi="Times New Roman" w:cs="Times New Roman"/>
          <w:b/>
          <w:bCs/>
          <w:sz w:val="26"/>
          <w:szCs w:val="26"/>
        </w:rPr>
        <w:t>Wolf</w:t>
      </w:r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thừa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Entity.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Nhờ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đó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chúng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sở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hữu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ngay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tức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khả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hiển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thị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tọa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độ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mà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viết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lại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nguồn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trung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triển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đặc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riêng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Sói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thì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biết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săn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mồi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Thỏ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thì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biết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ăn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cỏ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104B5EC7" w14:textId="77777777" w:rsidR="00717360" w:rsidRPr="00717360" w:rsidRDefault="00717360" w:rsidP="001C1FCA">
      <w:pPr>
        <w:numPr>
          <w:ilvl w:val="0"/>
          <w:numId w:val="43"/>
        </w:num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717360">
        <w:rPr>
          <w:rFonts w:ascii="Times New Roman" w:eastAsia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71736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b/>
          <w:bCs/>
          <w:sz w:val="26"/>
          <w:szCs w:val="26"/>
        </w:rPr>
        <w:t>Đa</w:t>
      </w:r>
      <w:proofErr w:type="spellEnd"/>
      <w:r w:rsidRPr="0071736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71736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(Polymorphism):</w:t>
      </w:r>
    </w:p>
    <w:p w14:paraId="5DED1B41" w14:textId="04281747" w:rsidR="00AC7455" w:rsidRPr="00F51F28" w:rsidRDefault="00717360" w:rsidP="00F51F28">
      <w:pPr>
        <w:numPr>
          <w:ilvl w:val="1"/>
          <w:numId w:val="43"/>
        </w:num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qua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hàm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ảo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r w:rsidRPr="00717360">
        <w:rPr>
          <w:rFonts w:ascii="Times New Roman" w:eastAsia="Times New Roman" w:hAnsi="Times New Roman" w:cs="Times New Roman"/>
          <w:b/>
          <w:bCs/>
          <w:sz w:val="26"/>
          <w:szCs w:val="26"/>
        </w:rPr>
        <w:t>Virtual Functions</w:t>
      </w:r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).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Lớp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cha Entity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nghĩa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hàm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ảo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virtual void </w:t>
      </w:r>
      <w:proofErr w:type="gramStart"/>
      <w:r w:rsidRPr="00717360">
        <w:rPr>
          <w:rFonts w:ascii="Times New Roman" w:eastAsia="Times New Roman" w:hAnsi="Times New Roman" w:cs="Times New Roman"/>
          <w:sz w:val="26"/>
          <w:szCs w:val="26"/>
        </w:rPr>
        <w:t>update(</w:t>
      </w:r>
      <w:proofErr w:type="gramEnd"/>
      <w:r w:rsidRPr="00717360"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49DAD2A3" w14:textId="515A56D4" w:rsidR="00AC7455" w:rsidRPr="00717360" w:rsidRDefault="00717360" w:rsidP="00746B71">
      <w:pPr>
        <w:numPr>
          <w:ilvl w:val="1"/>
          <w:numId w:val="43"/>
        </w:num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Các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lớp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con Rabbit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Wolf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đè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(Override)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hàm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cách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riêng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. Khi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chương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gọi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lệnh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gramStart"/>
      <w:r w:rsidRPr="00717360">
        <w:rPr>
          <w:rFonts w:ascii="Times New Roman" w:eastAsia="Times New Roman" w:hAnsi="Times New Roman" w:cs="Times New Roman"/>
          <w:sz w:val="26"/>
          <w:szCs w:val="26"/>
        </w:rPr>
        <w:t>update(</w:t>
      </w:r>
      <w:proofErr w:type="gram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),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máy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hiểu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thi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hành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vi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tương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loại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vật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đó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Thỏ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chạy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trốn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Sói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đuổi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dù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chúng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gọi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cùng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hàm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8EFDF0F" w14:textId="77777777" w:rsidR="00717360" w:rsidRPr="00717360" w:rsidRDefault="00717360" w:rsidP="001C1FCA">
      <w:pPr>
        <w:numPr>
          <w:ilvl w:val="0"/>
          <w:numId w:val="43"/>
        </w:num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717360">
        <w:rPr>
          <w:rFonts w:ascii="Times New Roman" w:eastAsia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71736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b/>
          <w:bCs/>
          <w:sz w:val="26"/>
          <w:szCs w:val="26"/>
        </w:rPr>
        <w:t>Trừu</w:t>
      </w:r>
      <w:proofErr w:type="spellEnd"/>
      <w:r w:rsidRPr="0071736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b/>
          <w:bCs/>
          <w:sz w:val="26"/>
          <w:szCs w:val="26"/>
        </w:rPr>
        <w:t>tượng</w:t>
      </w:r>
      <w:proofErr w:type="spellEnd"/>
      <w:r w:rsidRPr="0071736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(Abstraction):</w:t>
      </w:r>
    </w:p>
    <w:p w14:paraId="554D3CCE" w14:textId="77777777" w:rsidR="00717360" w:rsidRPr="00717360" w:rsidRDefault="00717360" w:rsidP="001C1FCA">
      <w:pPr>
        <w:numPr>
          <w:ilvl w:val="1"/>
          <w:numId w:val="43"/>
        </w:num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Lớp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Entity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đóng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vai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trò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lớp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sở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trừu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tượng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đại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diện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"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vật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"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nói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chung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mà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cụ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loài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nào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giúp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tổng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quát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xử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vòng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lặp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game.</w:t>
      </w:r>
    </w:p>
    <w:p w14:paraId="0F229C6E" w14:textId="77777777" w:rsidR="00717360" w:rsidRPr="00A66F43" w:rsidRDefault="00717360" w:rsidP="001F03AA">
      <w:pPr>
        <w:pStyle w:val="u2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bookmarkStart w:id="18" w:name="_Toc219286429"/>
      <w:bookmarkStart w:id="19" w:name="_Toc219294420"/>
      <w:r w:rsidRPr="00A66F43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lastRenderedPageBreak/>
        <w:t xml:space="preserve">1.3. Thư </w:t>
      </w:r>
      <w:proofErr w:type="spellStart"/>
      <w:r w:rsidRPr="00A66F43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viện</w:t>
      </w:r>
      <w:proofErr w:type="spellEnd"/>
      <w:r w:rsidRPr="00A66F43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proofErr w:type="spellStart"/>
      <w:r w:rsidRPr="00A66F43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đồ</w:t>
      </w:r>
      <w:proofErr w:type="spellEnd"/>
      <w:r w:rsidRPr="00A66F43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proofErr w:type="spellStart"/>
      <w:r w:rsidRPr="00A66F43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họa</w:t>
      </w:r>
      <w:proofErr w:type="spellEnd"/>
      <w:r w:rsidRPr="00A66F43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SFML</w:t>
      </w:r>
      <w:bookmarkEnd w:id="18"/>
      <w:bookmarkEnd w:id="19"/>
    </w:p>
    <w:p w14:paraId="3DD7E986" w14:textId="77777777" w:rsidR="00717360" w:rsidRPr="00717360" w:rsidRDefault="00717360" w:rsidP="001F03AA">
      <w:pPr>
        <w:pStyle w:val="u3"/>
        <w:rPr>
          <w:rFonts w:ascii="Times New Roman" w:eastAsia="Times New Roman" w:hAnsi="Times New Roman" w:cs="Times New Roman"/>
          <w:b/>
          <w:color w:val="auto"/>
          <w:sz w:val="26"/>
          <w:szCs w:val="26"/>
        </w:rPr>
      </w:pPr>
      <w:bookmarkStart w:id="20" w:name="_Toc219286430"/>
      <w:bookmarkStart w:id="21" w:name="_Toc219294421"/>
      <w:r w:rsidRPr="00717360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 xml:space="preserve">1.3.1. </w:t>
      </w:r>
      <w:proofErr w:type="spellStart"/>
      <w:r w:rsidRPr="00717360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Tổng</w:t>
      </w:r>
      <w:proofErr w:type="spellEnd"/>
      <w:r w:rsidRPr="00717360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quan</w:t>
      </w:r>
      <w:proofErr w:type="spellEnd"/>
      <w:r w:rsidRPr="00717360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về</w:t>
      </w:r>
      <w:proofErr w:type="spellEnd"/>
      <w:r w:rsidRPr="00717360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 xml:space="preserve"> SFML</w:t>
      </w:r>
      <w:bookmarkEnd w:id="20"/>
      <w:bookmarkEnd w:id="21"/>
    </w:p>
    <w:p w14:paraId="2BFDFC86" w14:textId="068CB767" w:rsidR="003F3D35" w:rsidRDefault="00717360" w:rsidP="001C1FCA">
      <w:p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SFML (Simple and Fast Multimedia Library)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thư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viện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nguồn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mở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đa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nền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tảng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cung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cấp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diện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giản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tương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tác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đa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phương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tiện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máy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Khác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engine game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cồng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kềnh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Unity hay Unreal, SFML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can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thiệp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sâu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vòng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lặp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game (Game Loop)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bằng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code C++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thuần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túy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4B64D16" w14:textId="4184B0EC" w:rsidR="001415DE" w:rsidRDefault="00DF4ED2" w:rsidP="00DF4ED2">
      <w:pPr>
        <w:spacing w:line="360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noProof/>
        </w:rPr>
        <w:drawing>
          <wp:inline distT="0" distB="0" distL="0" distR="0" wp14:anchorId="5D2FC043" wp14:editId="5B056974">
            <wp:extent cx="5010150" cy="1700025"/>
            <wp:effectExtent l="0" t="0" r="0" b="0"/>
            <wp:docPr id="1213786701" name="Hình ảnh 4" descr="SFML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SFML logo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045" cy="1708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59ABB" w14:textId="4494F15D" w:rsidR="00075C0A" w:rsidRPr="003F3D35" w:rsidRDefault="00075C0A" w:rsidP="00DF4ED2">
      <w:pPr>
        <w:spacing w:line="360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>Hình 1.2 SFML</w:t>
      </w:r>
    </w:p>
    <w:p w14:paraId="25974B42" w14:textId="77777777" w:rsidR="00717360" w:rsidRPr="00717360" w:rsidRDefault="00717360" w:rsidP="001F03AA">
      <w:pPr>
        <w:pStyle w:val="u3"/>
        <w:rPr>
          <w:rFonts w:ascii="Times New Roman" w:eastAsia="Times New Roman" w:hAnsi="Times New Roman" w:cs="Times New Roman"/>
          <w:b/>
          <w:color w:val="auto"/>
          <w:sz w:val="26"/>
          <w:szCs w:val="26"/>
        </w:rPr>
      </w:pPr>
      <w:bookmarkStart w:id="22" w:name="_Toc219286431"/>
      <w:bookmarkStart w:id="23" w:name="_Toc219294422"/>
      <w:r w:rsidRPr="00717360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 xml:space="preserve">1.3.2. Các module </w:t>
      </w:r>
      <w:proofErr w:type="spellStart"/>
      <w:r w:rsidRPr="00717360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thành</w:t>
      </w:r>
      <w:proofErr w:type="spellEnd"/>
      <w:r w:rsidRPr="00717360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phần</w:t>
      </w:r>
      <w:proofErr w:type="spellEnd"/>
      <w:r w:rsidRPr="00717360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sử</w:t>
      </w:r>
      <w:proofErr w:type="spellEnd"/>
      <w:r w:rsidRPr="00717360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dụng</w:t>
      </w:r>
      <w:bookmarkEnd w:id="22"/>
      <w:bookmarkEnd w:id="23"/>
      <w:proofErr w:type="spellEnd"/>
    </w:p>
    <w:p w14:paraId="382EEAE9" w14:textId="77777777" w:rsidR="00717360" w:rsidRPr="00717360" w:rsidRDefault="00717360" w:rsidP="001C1FCA">
      <w:p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Đồ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án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4 module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SFML:</w:t>
      </w:r>
    </w:p>
    <w:p w14:paraId="64917E1A" w14:textId="0442C5F2" w:rsidR="00717360" w:rsidRPr="00717360" w:rsidRDefault="00717360" w:rsidP="000811E6">
      <w:pPr>
        <w:numPr>
          <w:ilvl w:val="0"/>
          <w:numId w:val="44"/>
        </w:num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17360">
        <w:rPr>
          <w:rFonts w:ascii="Times New Roman" w:eastAsia="Times New Roman" w:hAnsi="Times New Roman" w:cs="Times New Roman"/>
          <w:b/>
          <w:bCs/>
          <w:sz w:val="26"/>
          <w:szCs w:val="26"/>
        </w:rPr>
        <w:t>SFML System:</w:t>
      </w:r>
      <w:r w:rsidR="000811E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Cung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cấp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lớp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gian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gramStart"/>
      <w:r w:rsidRPr="00717360">
        <w:rPr>
          <w:rFonts w:ascii="Times New Roman" w:eastAsia="Times New Roman" w:hAnsi="Times New Roman" w:cs="Times New Roman"/>
          <w:sz w:val="26"/>
          <w:szCs w:val="26"/>
        </w:rPr>
        <w:t>sf::</w:t>
      </w:r>
      <w:proofErr w:type="gram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Clock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gramStart"/>
      <w:r w:rsidRPr="00717360">
        <w:rPr>
          <w:rFonts w:ascii="Times New Roman" w:eastAsia="Times New Roman" w:hAnsi="Times New Roman" w:cs="Times New Roman"/>
          <w:sz w:val="26"/>
          <w:szCs w:val="26"/>
        </w:rPr>
        <w:t>sf::</w:t>
      </w:r>
      <w:proofErr w:type="gramEnd"/>
      <w:r w:rsidRPr="00717360">
        <w:rPr>
          <w:rFonts w:ascii="Times New Roman" w:eastAsia="Times New Roman" w:hAnsi="Times New Roman" w:cs="Times New Roman"/>
          <w:sz w:val="26"/>
          <w:szCs w:val="26"/>
        </w:rPr>
        <w:t>Time.</w:t>
      </w:r>
    </w:p>
    <w:p w14:paraId="3C9F935F" w14:textId="77777777" w:rsidR="00717360" w:rsidRPr="00717360" w:rsidRDefault="00717360" w:rsidP="001C1FCA">
      <w:pPr>
        <w:numPr>
          <w:ilvl w:val="1"/>
          <w:numId w:val="44"/>
        </w:num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717360">
        <w:rPr>
          <w:rFonts w:ascii="Times New Roman" w:eastAsia="Times New Roman" w:hAnsi="Times New Roman" w:cs="Times New Roman"/>
          <w:b/>
          <w:bCs/>
          <w:sz w:val="26"/>
          <w:szCs w:val="26"/>
        </w:rPr>
        <w:t>Ứng</w:t>
      </w:r>
      <w:proofErr w:type="spellEnd"/>
      <w:r w:rsidRPr="0071736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717360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deltaTime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gian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trôi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qua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giữa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hai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khung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đảm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bảo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tốc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độ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di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chuyển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vật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đồng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nhất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mọi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cấu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máy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EA7DBA3" w14:textId="472DA567" w:rsidR="00717360" w:rsidRPr="00717360" w:rsidRDefault="00717360" w:rsidP="000811E6">
      <w:pPr>
        <w:numPr>
          <w:ilvl w:val="0"/>
          <w:numId w:val="44"/>
        </w:num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17360">
        <w:rPr>
          <w:rFonts w:ascii="Times New Roman" w:eastAsia="Times New Roman" w:hAnsi="Times New Roman" w:cs="Times New Roman"/>
          <w:b/>
          <w:bCs/>
          <w:sz w:val="26"/>
          <w:szCs w:val="26"/>
        </w:rPr>
        <w:t>SFML Window:</w:t>
      </w:r>
      <w:r w:rsidR="000811E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Quản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cửa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sổ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xử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sự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kiện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(Input Events).</w:t>
      </w:r>
    </w:p>
    <w:p w14:paraId="58A1C425" w14:textId="77777777" w:rsidR="00717360" w:rsidRPr="00717360" w:rsidRDefault="00717360" w:rsidP="001C1FCA">
      <w:pPr>
        <w:numPr>
          <w:ilvl w:val="1"/>
          <w:numId w:val="44"/>
        </w:num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717360">
        <w:rPr>
          <w:rFonts w:ascii="Times New Roman" w:eastAsia="Times New Roman" w:hAnsi="Times New Roman" w:cs="Times New Roman"/>
          <w:b/>
          <w:bCs/>
          <w:sz w:val="26"/>
          <w:szCs w:val="26"/>
        </w:rPr>
        <w:t>Ứng</w:t>
      </w:r>
      <w:proofErr w:type="spellEnd"/>
      <w:r w:rsidRPr="0071736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717360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sự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kiện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đóng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cửa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sổ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diện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phím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bấm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(ESC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Pause)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sự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kiện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chuột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(Click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chuột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phải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nổ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6EA317FF" w14:textId="0D2A5274" w:rsidR="00717360" w:rsidRPr="00717360" w:rsidRDefault="00717360" w:rsidP="000811E6">
      <w:pPr>
        <w:numPr>
          <w:ilvl w:val="0"/>
          <w:numId w:val="44"/>
        </w:num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17360">
        <w:rPr>
          <w:rFonts w:ascii="Times New Roman" w:eastAsia="Times New Roman" w:hAnsi="Times New Roman" w:cs="Times New Roman"/>
          <w:b/>
          <w:bCs/>
          <w:sz w:val="26"/>
          <w:szCs w:val="26"/>
        </w:rPr>
        <w:t>SFML Graphics:</w:t>
      </w:r>
      <w:r w:rsidR="000811E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Module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trọng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nhất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hiển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thị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ảnh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2D.</w:t>
      </w:r>
    </w:p>
    <w:p w14:paraId="01DC796B" w14:textId="77777777" w:rsidR="00717360" w:rsidRPr="00717360" w:rsidRDefault="00717360" w:rsidP="001C1FCA">
      <w:pPr>
        <w:numPr>
          <w:ilvl w:val="1"/>
          <w:numId w:val="44"/>
        </w:num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 w:rsidRPr="00717360">
        <w:rPr>
          <w:rFonts w:ascii="Times New Roman" w:eastAsia="Times New Roman" w:hAnsi="Times New Roman" w:cs="Times New Roman"/>
          <w:b/>
          <w:bCs/>
          <w:sz w:val="26"/>
          <w:szCs w:val="26"/>
        </w:rPr>
        <w:t>sf::</w:t>
      </w:r>
      <w:proofErr w:type="gramEnd"/>
      <w:r w:rsidRPr="00717360">
        <w:rPr>
          <w:rFonts w:ascii="Times New Roman" w:eastAsia="Times New Roman" w:hAnsi="Times New Roman" w:cs="Times New Roman"/>
          <w:b/>
          <w:bCs/>
          <w:sz w:val="26"/>
          <w:szCs w:val="26"/>
        </w:rPr>
        <w:t>Texture:</w:t>
      </w:r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Chứa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ảnh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gốc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(pixel)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tải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file (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ví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dụ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>: rabbit.png).</w:t>
      </w:r>
    </w:p>
    <w:p w14:paraId="022AA104" w14:textId="77777777" w:rsidR="00717360" w:rsidRPr="00717360" w:rsidRDefault="00717360" w:rsidP="001C1FCA">
      <w:pPr>
        <w:numPr>
          <w:ilvl w:val="1"/>
          <w:numId w:val="44"/>
        </w:num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 w:rsidRPr="00717360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sf::</w:t>
      </w:r>
      <w:proofErr w:type="gramEnd"/>
      <w:r w:rsidRPr="00717360">
        <w:rPr>
          <w:rFonts w:ascii="Times New Roman" w:eastAsia="Times New Roman" w:hAnsi="Times New Roman" w:cs="Times New Roman"/>
          <w:b/>
          <w:bCs/>
          <w:sz w:val="26"/>
          <w:szCs w:val="26"/>
        </w:rPr>
        <w:t>Sprite:</w:t>
      </w:r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tượng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đại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diện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vẽ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Texture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lên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màn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thay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đổi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vị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trí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góc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xoay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kích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thước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86FD133" w14:textId="77777777" w:rsidR="00717360" w:rsidRPr="00717360" w:rsidRDefault="00717360" w:rsidP="001C1FCA">
      <w:pPr>
        <w:numPr>
          <w:ilvl w:val="1"/>
          <w:numId w:val="44"/>
        </w:num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 w:rsidRPr="00717360">
        <w:rPr>
          <w:rFonts w:ascii="Times New Roman" w:eastAsia="Times New Roman" w:hAnsi="Times New Roman" w:cs="Times New Roman"/>
          <w:b/>
          <w:bCs/>
          <w:sz w:val="26"/>
          <w:szCs w:val="26"/>
        </w:rPr>
        <w:t>sf::</w:t>
      </w:r>
      <w:proofErr w:type="spellStart"/>
      <w:proofErr w:type="gramEnd"/>
      <w:r w:rsidRPr="00717360">
        <w:rPr>
          <w:rFonts w:ascii="Times New Roman" w:eastAsia="Times New Roman" w:hAnsi="Times New Roman" w:cs="Times New Roman"/>
          <w:b/>
          <w:bCs/>
          <w:sz w:val="26"/>
          <w:szCs w:val="26"/>
        </w:rPr>
        <w:t>RenderWindow</w:t>
      </w:r>
      <w:proofErr w:type="spellEnd"/>
      <w:r w:rsidRPr="00717360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tượng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cửa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sổ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vẽ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tất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cả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sprite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lên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đó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861386D" w14:textId="735D4DF4" w:rsidR="00717360" w:rsidRPr="00717360" w:rsidRDefault="00717360" w:rsidP="000811E6">
      <w:pPr>
        <w:numPr>
          <w:ilvl w:val="0"/>
          <w:numId w:val="44"/>
        </w:num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17360">
        <w:rPr>
          <w:rFonts w:ascii="Times New Roman" w:eastAsia="Times New Roman" w:hAnsi="Times New Roman" w:cs="Times New Roman"/>
          <w:b/>
          <w:bCs/>
          <w:sz w:val="26"/>
          <w:szCs w:val="26"/>
        </w:rPr>
        <w:t>SFML Audio:</w:t>
      </w:r>
      <w:r w:rsidR="000811E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Cung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cấp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khả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âm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thanh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4BE8CC1" w14:textId="77777777" w:rsidR="00717360" w:rsidRPr="00717360" w:rsidRDefault="00717360" w:rsidP="001C1FCA">
      <w:pPr>
        <w:numPr>
          <w:ilvl w:val="1"/>
          <w:numId w:val="44"/>
        </w:num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 w:rsidRPr="00717360">
        <w:rPr>
          <w:rFonts w:ascii="Times New Roman" w:eastAsia="Times New Roman" w:hAnsi="Times New Roman" w:cs="Times New Roman"/>
          <w:b/>
          <w:bCs/>
          <w:sz w:val="26"/>
          <w:szCs w:val="26"/>
        </w:rPr>
        <w:t>sf::</w:t>
      </w:r>
      <w:proofErr w:type="gramEnd"/>
      <w:r w:rsidRPr="00717360">
        <w:rPr>
          <w:rFonts w:ascii="Times New Roman" w:eastAsia="Times New Roman" w:hAnsi="Times New Roman" w:cs="Times New Roman"/>
          <w:b/>
          <w:bCs/>
          <w:sz w:val="26"/>
          <w:szCs w:val="26"/>
        </w:rPr>
        <w:t>Music:</w:t>
      </w:r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nhạc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nền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(b.ogg)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dung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lớn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D2ABC2E" w14:textId="77777777" w:rsidR="00717360" w:rsidRPr="00717360" w:rsidRDefault="00717360" w:rsidP="001C1FCA">
      <w:pPr>
        <w:numPr>
          <w:ilvl w:val="1"/>
          <w:numId w:val="44"/>
        </w:num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 w:rsidRPr="00717360">
        <w:rPr>
          <w:rFonts w:ascii="Times New Roman" w:eastAsia="Times New Roman" w:hAnsi="Times New Roman" w:cs="Times New Roman"/>
          <w:b/>
          <w:bCs/>
          <w:sz w:val="26"/>
          <w:szCs w:val="26"/>
        </w:rPr>
        <w:t>sf::</w:t>
      </w:r>
      <w:proofErr w:type="gramEnd"/>
      <w:r w:rsidRPr="00717360">
        <w:rPr>
          <w:rFonts w:ascii="Times New Roman" w:eastAsia="Times New Roman" w:hAnsi="Times New Roman" w:cs="Times New Roman"/>
          <w:b/>
          <w:bCs/>
          <w:sz w:val="26"/>
          <w:szCs w:val="26"/>
        </w:rPr>
        <w:t>Sound:</w:t>
      </w:r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hiệu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âm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thanh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ngắn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tiếng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nổ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5B81F20C" w14:textId="77777777" w:rsidR="00717360" w:rsidRPr="00717360" w:rsidRDefault="00717360" w:rsidP="001F03AA">
      <w:pPr>
        <w:pStyle w:val="u2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bookmarkStart w:id="24" w:name="_Toc219286432"/>
      <w:bookmarkStart w:id="25" w:name="_Toc219294423"/>
      <w:r w:rsidRPr="00717360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1.4. </w:t>
      </w:r>
      <w:proofErr w:type="spellStart"/>
      <w:r w:rsidRPr="00717360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Cơ</w:t>
      </w:r>
      <w:proofErr w:type="spellEnd"/>
      <w:r w:rsidRPr="00717360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sở</w:t>
      </w:r>
      <w:proofErr w:type="spellEnd"/>
      <w:r w:rsidRPr="00717360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toán</w:t>
      </w:r>
      <w:proofErr w:type="spellEnd"/>
      <w:r w:rsidRPr="00717360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học</w:t>
      </w:r>
      <w:proofErr w:type="spellEnd"/>
      <w:r w:rsidRPr="00717360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trong</w:t>
      </w:r>
      <w:proofErr w:type="spellEnd"/>
      <w:r w:rsidRPr="00717360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mô</w:t>
      </w:r>
      <w:proofErr w:type="spellEnd"/>
      <w:r w:rsidRPr="00717360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phỏng</w:t>
      </w:r>
      <w:bookmarkEnd w:id="24"/>
      <w:bookmarkEnd w:id="25"/>
      <w:proofErr w:type="spellEnd"/>
    </w:p>
    <w:p w14:paraId="232F9F30" w14:textId="7A578A75" w:rsidR="00717360" w:rsidRPr="00717360" w:rsidRDefault="00717360" w:rsidP="001C1FCA">
      <w:p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vật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di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chuyển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mượt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mà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minh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="003670DD">
        <w:rPr>
          <w:rFonts w:ascii="Times New Roman" w:eastAsia="Times New Roman" w:hAnsi="Times New Roman" w:cs="Times New Roman"/>
          <w:sz w:val="26"/>
          <w:szCs w:val="26"/>
        </w:rPr>
        <w:t>nhóm</w:t>
      </w:r>
      <w:proofErr w:type="spellEnd"/>
      <w:r w:rsidR="003670DD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em</w:t>
      </w:r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áp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kiến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Đại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tuyến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Vector:</w:t>
      </w:r>
    </w:p>
    <w:p w14:paraId="74FAAC55" w14:textId="6D3D4EC9" w:rsidR="00717360" w:rsidRPr="00717360" w:rsidRDefault="00717360" w:rsidP="001C1FCA">
      <w:pPr>
        <w:numPr>
          <w:ilvl w:val="0"/>
          <w:numId w:val="45"/>
        </w:num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17360">
        <w:rPr>
          <w:rFonts w:ascii="Times New Roman" w:eastAsia="Times New Roman" w:hAnsi="Times New Roman" w:cs="Times New Roman"/>
          <w:b/>
          <w:bCs/>
          <w:sz w:val="26"/>
          <w:szCs w:val="26"/>
        </w:rPr>
        <w:t>Vector 2D:</w:t>
      </w:r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Vị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trí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vận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tốc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vật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biểu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diễn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dưới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dạng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415718">
        <w:rPr>
          <w:rFonts w:ascii="Times New Roman" w:eastAsia="Times New Roman" w:hAnsi="Times New Roman" w:cs="Times New Roman"/>
          <w:sz w:val="26"/>
          <w:szCs w:val="26"/>
        </w:rPr>
        <w:t>Vector</w:t>
      </w:r>
      <w:r w:rsidR="00415718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(</w:t>
      </w:r>
      <w:proofErr w:type="spellStart"/>
      <w:proofErr w:type="gramStart"/>
      <w:r w:rsidR="00415718">
        <w:rPr>
          <w:rFonts w:ascii="Times New Roman" w:eastAsia="Times New Roman" w:hAnsi="Times New Roman" w:cs="Times New Roman"/>
          <w:sz w:val="26"/>
          <w:szCs w:val="26"/>
          <w:lang w:val="vi-VN"/>
        </w:rPr>
        <w:t>x,y</w:t>
      </w:r>
      <w:proofErr w:type="spellEnd"/>
      <w:proofErr w:type="gramEnd"/>
      <w:r w:rsidR="00415718">
        <w:rPr>
          <w:rFonts w:ascii="Times New Roman" w:eastAsia="Times New Roman" w:hAnsi="Times New Roman" w:cs="Times New Roman"/>
          <w:sz w:val="26"/>
          <w:szCs w:val="26"/>
          <w:lang w:val="vi-VN"/>
        </w:rPr>
        <w:t>).</w:t>
      </w:r>
    </w:p>
    <w:p w14:paraId="4FB2260C" w14:textId="77777777" w:rsidR="00717360" w:rsidRPr="00717360" w:rsidRDefault="00717360" w:rsidP="001C1FCA">
      <w:pPr>
        <w:numPr>
          <w:ilvl w:val="0"/>
          <w:numId w:val="45"/>
        </w:num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670DD">
        <w:rPr>
          <w:rFonts w:ascii="Times New Roman" w:eastAsia="Times New Roman" w:hAnsi="Times New Roman" w:cs="Times New Roman"/>
          <w:b/>
          <w:bCs/>
          <w:sz w:val="26"/>
          <w:szCs w:val="26"/>
        </w:rPr>
        <w:t>Khoảng</w:t>
      </w:r>
      <w:proofErr w:type="spellEnd"/>
      <w:r w:rsidRPr="003670D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670DD">
        <w:rPr>
          <w:rFonts w:ascii="Times New Roman" w:eastAsia="Times New Roman" w:hAnsi="Times New Roman" w:cs="Times New Roman"/>
          <w:b/>
          <w:bCs/>
          <w:sz w:val="26"/>
          <w:szCs w:val="26"/>
        </w:rPr>
        <w:t>cách</w:t>
      </w:r>
      <w:proofErr w:type="spellEnd"/>
      <w:r w:rsidRPr="003670D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Euclid:</w:t>
      </w:r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khoảng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cách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giữa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Sói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Thỏ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nhằm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mục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tiêu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săn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mồi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gần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nhất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55FE627E" w14:textId="02AF1E5A" w:rsidR="00FF5383" w:rsidRPr="00FF5383" w:rsidRDefault="001B0E99" w:rsidP="001C1FCA">
      <w:p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6"/>
              <w:szCs w:val="26"/>
            </w:rPr>
            <m:t>d=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sz w:val="26"/>
                  <w:szCs w:val="26"/>
                </w:rPr>
              </m:ctrlPr>
            </m:radPr>
            <m:deg>
              <m:ctrlPr>
                <w:rPr>
                  <w:rFonts w:ascii="Cambria Math" w:eastAsia="Times New Roman" w:hAnsi="Cambria Math" w:cs="Times New Roman"/>
                  <w:i/>
                  <w:sz w:val="26"/>
                  <w:szCs w:val="26"/>
                </w:rPr>
              </m:ctrlPr>
            </m:deg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sz w:val="26"/>
                          <w:szCs w:val="26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sz w:val="26"/>
                              <w:szCs w:val="26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sz w:val="26"/>
                              <w:szCs w:val="26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6"/>
                          <w:szCs w:val="26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sz w:val="26"/>
                              <w:szCs w:val="26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sz w:val="26"/>
                              <w:szCs w:val="26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6"/>
                  <w:szCs w:val="26"/>
                </w:rPr>
                <m:t>+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sz w:val="26"/>
                          <w:szCs w:val="26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sz w:val="26"/>
                              <w:szCs w:val="26"/>
                            </w:rP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sz w:val="26"/>
                              <w:szCs w:val="26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6"/>
                          <w:szCs w:val="26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sz w:val="26"/>
                              <w:szCs w:val="26"/>
                            </w:rP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sz w:val="26"/>
                              <w:szCs w:val="26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2</m:t>
                  </m:r>
                </m:sup>
              </m:sSup>
            </m:e>
          </m:rad>
        </m:oMath>
      </m:oMathPara>
    </w:p>
    <w:p w14:paraId="12B8AF02" w14:textId="77777777" w:rsidR="00717360" w:rsidRPr="00717360" w:rsidRDefault="00717360" w:rsidP="001C1FCA">
      <w:pPr>
        <w:numPr>
          <w:ilvl w:val="0"/>
          <w:numId w:val="45"/>
        </w:num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717360">
        <w:rPr>
          <w:rFonts w:ascii="Times New Roman" w:eastAsia="Times New Roman" w:hAnsi="Times New Roman" w:cs="Times New Roman"/>
          <w:b/>
          <w:bCs/>
          <w:sz w:val="26"/>
          <w:szCs w:val="26"/>
        </w:rPr>
        <w:t>Chuẩn</w:t>
      </w:r>
      <w:proofErr w:type="spellEnd"/>
      <w:r w:rsidRPr="0071736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b/>
          <w:bCs/>
          <w:sz w:val="26"/>
          <w:szCs w:val="26"/>
        </w:rPr>
        <w:t>hóa</w:t>
      </w:r>
      <w:proofErr w:type="spellEnd"/>
      <w:r w:rsidRPr="0071736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Vector (Normalization):</w:t>
      </w:r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hướng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di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chuyển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mà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phụ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thuộc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khoảng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cách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, vector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hướng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chuẩn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độ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dài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bằng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1 (Unit Vector)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trước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tốc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độ di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chuyển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21E9766" w14:textId="798F4011" w:rsidR="00717360" w:rsidRPr="00A66F43" w:rsidRDefault="00717360" w:rsidP="001F03AA">
      <w:pPr>
        <w:pStyle w:val="u2"/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vi-VN"/>
        </w:rPr>
      </w:pPr>
      <w:bookmarkStart w:id="26" w:name="_Toc219286433"/>
      <w:bookmarkStart w:id="27" w:name="_Toc219294424"/>
      <w:r w:rsidRPr="00A66F43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1.5. </w:t>
      </w:r>
      <w:proofErr w:type="spellStart"/>
      <w:r w:rsidRPr="00A66F43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Kết</w:t>
      </w:r>
      <w:proofErr w:type="spellEnd"/>
      <w:r w:rsidRPr="00A66F43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proofErr w:type="spellStart"/>
      <w:r w:rsidRPr="00A66F43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luận</w:t>
      </w:r>
      <w:bookmarkEnd w:id="26"/>
      <w:bookmarkEnd w:id="27"/>
      <w:proofErr w:type="spellEnd"/>
      <w:r w:rsidRPr="00A66F43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</w:p>
    <w:p w14:paraId="16E94D38" w14:textId="5B52C238" w:rsidR="00717360" w:rsidRDefault="00717360" w:rsidP="00C867D4">
      <w:p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sức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mạnh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xử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C++,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kiến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trúc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linh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hoạt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OOP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khả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đồ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họa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SFML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nên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nền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tảng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vững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chắc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đồ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án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. C++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đảm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bảo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hiệu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, OOP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giúp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logic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phức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tạp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thái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SFML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mang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lại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trải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nghiệm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trực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Những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sở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thuyết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chi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tiết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17360">
        <w:rPr>
          <w:rFonts w:ascii="Times New Roman" w:eastAsia="Times New Roman" w:hAnsi="Times New Roman" w:cs="Times New Roman"/>
          <w:sz w:val="26"/>
          <w:szCs w:val="26"/>
        </w:rPr>
        <w:t>Chương</w:t>
      </w:r>
      <w:proofErr w:type="spellEnd"/>
      <w:r w:rsidRPr="00717360">
        <w:rPr>
          <w:rFonts w:ascii="Times New Roman" w:eastAsia="Times New Roman" w:hAnsi="Times New Roman" w:cs="Times New Roman"/>
          <w:sz w:val="26"/>
          <w:szCs w:val="26"/>
        </w:rPr>
        <w:t xml:space="preserve"> 2.</w:t>
      </w:r>
    </w:p>
    <w:p w14:paraId="262D9DFD" w14:textId="77777777" w:rsidR="00C867D4" w:rsidRPr="00C867D4" w:rsidRDefault="00C867D4" w:rsidP="00C867D4">
      <w:p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</w:p>
    <w:p w14:paraId="2C6A9FEE" w14:textId="1EDB7B8D" w:rsidR="7E9243BC" w:rsidRPr="00A66F43" w:rsidRDefault="7E9243BC" w:rsidP="6879673E">
      <w:pPr>
        <w:pStyle w:val="u1"/>
        <w:spacing w:before="0" w:after="322" w:line="360" w:lineRule="auto"/>
        <w:jc w:val="both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bookmarkStart w:id="28" w:name="_Toc219286434"/>
      <w:bookmarkStart w:id="29" w:name="_Toc219294425"/>
      <w:r w:rsidRPr="00A66F43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lastRenderedPageBreak/>
        <w:t>CHƯƠNG 2: XÂY DỰNG CHƯƠNG TRÌNH MÔ PHỎNG HỆ SINH THÁI (ECOSYSTEM SIMULATION)</w:t>
      </w:r>
      <w:bookmarkEnd w:id="28"/>
      <w:bookmarkEnd w:id="29"/>
    </w:p>
    <w:p w14:paraId="7AE697CD" w14:textId="5B409B24" w:rsidR="7E9243BC" w:rsidRPr="00A66F43" w:rsidRDefault="7E9243BC" w:rsidP="6879673E">
      <w:pPr>
        <w:pStyle w:val="u2"/>
        <w:spacing w:before="0" w:after="299" w:line="360" w:lineRule="auto"/>
        <w:jc w:val="both"/>
        <w:rPr>
          <w:rFonts w:ascii="Times New Roman" w:eastAsia="Times New Roman" w:hAnsi="Times New Roman" w:cs="Times New Roman"/>
          <w:b/>
          <w:color w:val="auto"/>
        </w:rPr>
      </w:pPr>
      <w:bookmarkStart w:id="30" w:name="_Toc219286435"/>
      <w:bookmarkStart w:id="31" w:name="_Toc219294426"/>
      <w:r w:rsidRPr="00A66F43">
        <w:rPr>
          <w:rFonts w:ascii="Times New Roman" w:eastAsia="Times New Roman" w:hAnsi="Times New Roman" w:cs="Times New Roman"/>
          <w:b/>
          <w:color w:val="auto"/>
        </w:rPr>
        <w:t xml:space="preserve">2.1. </w:t>
      </w:r>
      <w:proofErr w:type="spellStart"/>
      <w:r w:rsidRPr="00A66F43">
        <w:rPr>
          <w:rFonts w:ascii="Times New Roman" w:eastAsia="Times New Roman" w:hAnsi="Times New Roman" w:cs="Times New Roman"/>
          <w:b/>
          <w:color w:val="auto"/>
        </w:rPr>
        <w:t>Giới</w:t>
      </w:r>
      <w:proofErr w:type="spellEnd"/>
      <w:r w:rsidRPr="00A66F43">
        <w:rPr>
          <w:rFonts w:ascii="Times New Roman" w:eastAsia="Times New Roman" w:hAnsi="Times New Roman" w:cs="Times New Roman"/>
          <w:b/>
          <w:color w:val="auto"/>
        </w:rPr>
        <w:t xml:space="preserve"> </w:t>
      </w:r>
      <w:proofErr w:type="spellStart"/>
      <w:r w:rsidRPr="00A66F43">
        <w:rPr>
          <w:rFonts w:ascii="Times New Roman" w:eastAsia="Times New Roman" w:hAnsi="Times New Roman" w:cs="Times New Roman"/>
          <w:b/>
          <w:color w:val="auto"/>
        </w:rPr>
        <w:t>thiệu</w:t>
      </w:r>
      <w:proofErr w:type="spellEnd"/>
      <w:r w:rsidRPr="00A66F43">
        <w:rPr>
          <w:rFonts w:ascii="Times New Roman" w:eastAsia="Times New Roman" w:hAnsi="Times New Roman" w:cs="Times New Roman"/>
          <w:b/>
          <w:color w:val="auto"/>
        </w:rPr>
        <w:t xml:space="preserve"> </w:t>
      </w:r>
      <w:proofErr w:type="spellStart"/>
      <w:r w:rsidRPr="00A66F43">
        <w:rPr>
          <w:rFonts w:ascii="Times New Roman" w:eastAsia="Times New Roman" w:hAnsi="Times New Roman" w:cs="Times New Roman"/>
          <w:b/>
          <w:color w:val="auto"/>
        </w:rPr>
        <w:t>bài</w:t>
      </w:r>
      <w:proofErr w:type="spellEnd"/>
      <w:r w:rsidRPr="00A66F43">
        <w:rPr>
          <w:rFonts w:ascii="Times New Roman" w:eastAsia="Times New Roman" w:hAnsi="Times New Roman" w:cs="Times New Roman"/>
          <w:b/>
          <w:color w:val="auto"/>
        </w:rPr>
        <w:t xml:space="preserve"> </w:t>
      </w:r>
      <w:proofErr w:type="spellStart"/>
      <w:r w:rsidRPr="00A66F43">
        <w:rPr>
          <w:rFonts w:ascii="Times New Roman" w:eastAsia="Times New Roman" w:hAnsi="Times New Roman" w:cs="Times New Roman"/>
          <w:b/>
          <w:color w:val="auto"/>
        </w:rPr>
        <w:t>toán</w:t>
      </w:r>
      <w:proofErr w:type="spellEnd"/>
      <w:r w:rsidRPr="00A66F43">
        <w:rPr>
          <w:rFonts w:ascii="Times New Roman" w:eastAsia="Times New Roman" w:hAnsi="Times New Roman" w:cs="Times New Roman"/>
          <w:b/>
          <w:color w:val="auto"/>
        </w:rPr>
        <w:t xml:space="preserve"> </w:t>
      </w:r>
      <w:proofErr w:type="spellStart"/>
      <w:r w:rsidRPr="00A66F43">
        <w:rPr>
          <w:rFonts w:ascii="Times New Roman" w:eastAsia="Times New Roman" w:hAnsi="Times New Roman" w:cs="Times New Roman"/>
          <w:b/>
          <w:color w:val="auto"/>
        </w:rPr>
        <w:t>và</w:t>
      </w:r>
      <w:proofErr w:type="spellEnd"/>
      <w:r w:rsidRPr="00A66F43">
        <w:rPr>
          <w:rFonts w:ascii="Times New Roman" w:eastAsia="Times New Roman" w:hAnsi="Times New Roman" w:cs="Times New Roman"/>
          <w:b/>
          <w:color w:val="auto"/>
        </w:rPr>
        <w:t xml:space="preserve"> </w:t>
      </w:r>
      <w:proofErr w:type="spellStart"/>
      <w:r w:rsidRPr="00A66F43">
        <w:rPr>
          <w:rFonts w:ascii="Times New Roman" w:eastAsia="Times New Roman" w:hAnsi="Times New Roman" w:cs="Times New Roman"/>
          <w:b/>
          <w:color w:val="auto"/>
        </w:rPr>
        <w:t>Yêu</w:t>
      </w:r>
      <w:proofErr w:type="spellEnd"/>
      <w:r w:rsidRPr="00A66F43">
        <w:rPr>
          <w:rFonts w:ascii="Times New Roman" w:eastAsia="Times New Roman" w:hAnsi="Times New Roman" w:cs="Times New Roman"/>
          <w:b/>
          <w:color w:val="auto"/>
        </w:rPr>
        <w:t xml:space="preserve"> </w:t>
      </w:r>
      <w:proofErr w:type="spellStart"/>
      <w:r w:rsidRPr="00A66F43">
        <w:rPr>
          <w:rFonts w:ascii="Times New Roman" w:eastAsia="Times New Roman" w:hAnsi="Times New Roman" w:cs="Times New Roman"/>
          <w:b/>
          <w:color w:val="auto"/>
        </w:rPr>
        <w:t>cầu</w:t>
      </w:r>
      <w:proofErr w:type="spellEnd"/>
      <w:r w:rsidRPr="00A66F43">
        <w:rPr>
          <w:rFonts w:ascii="Times New Roman" w:eastAsia="Times New Roman" w:hAnsi="Times New Roman" w:cs="Times New Roman"/>
          <w:b/>
          <w:color w:val="auto"/>
        </w:rPr>
        <w:t xml:space="preserve"> </w:t>
      </w:r>
      <w:proofErr w:type="spellStart"/>
      <w:r w:rsidRPr="00A66F43">
        <w:rPr>
          <w:rFonts w:ascii="Times New Roman" w:eastAsia="Times New Roman" w:hAnsi="Times New Roman" w:cs="Times New Roman"/>
          <w:b/>
          <w:color w:val="auto"/>
        </w:rPr>
        <w:t>hệ</w:t>
      </w:r>
      <w:proofErr w:type="spellEnd"/>
      <w:r w:rsidRPr="00A66F43">
        <w:rPr>
          <w:rFonts w:ascii="Times New Roman" w:eastAsia="Times New Roman" w:hAnsi="Times New Roman" w:cs="Times New Roman"/>
          <w:b/>
          <w:color w:val="auto"/>
        </w:rPr>
        <w:t xml:space="preserve"> </w:t>
      </w:r>
      <w:proofErr w:type="spellStart"/>
      <w:r w:rsidRPr="00A66F43">
        <w:rPr>
          <w:rFonts w:ascii="Times New Roman" w:eastAsia="Times New Roman" w:hAnsi="Times New Roman" w:cs="Times New Roman"/>
          <w:b/>
          <w:color w:val="auto"/>
        </w:rPr>
        <w:t>thống</w:t>
      </w:r>
      <w:bookmarkEnd w:id="30"/>
      <w:bookmarkEnd w:id="31"/>
      <w:proofErr w:type="spellEnd"/>
    </w:p>
    <w:p w14:paraId="018C846A" w14:textId="0AE3FD61" w:rsidR="7E9243BC" w:rsidRPr="008F71B9" w:rsidRDefault="7E9243BC" w:rsidP="6879673E">
      <w:pPr>
        <w:pStyle w:val="u3"/>
        <w:spacing w:before="0" w:after="281" w:line="360" w:lineRule="auto"/>
        <w:jc w:val="both"/>
        <w:rPr>
          <w:rFonts w:ascii="Times New Roman" w:eastAsia="Times New Roman" w:hAnsi="Times New Roman" w:cs="Times New Roman"/>
          <w:b/>
          <w:color w:val="auto"/>
          <w:sz w:val="26"/>
          <w:szCs w:val="26"/>
        </w:rPr>
      </w:pPr>
      <w:bookmarkStart w:id="32" w:name="_Toc219286436"/>
      <w:bookmarkStart w:id="33" w:name="_Toc219294427"/>
      <w:r w:rsidRPr="008F71B9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 xml:space="preserve">2.1.1. </w:t>
      </w:r>
      <w:proofErr w:type="spellStart"/>
      <w:r w:rsidRPr="008F71B9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Đặt</w:t>
      </w:r>
      <w:proofErr w:type="spellEnd"/>
      <w:r w:rsidRPr="008F71B9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8F71B9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vấn</w:t>
      </w:r>
      <w:proofErr w:type="spellEnd"/>
      <w:r w:rsidRPr="008F71B9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8F71B9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đề</w:t>
      </w:r>
      <w:bookmarkEnd w:id="32"/>
      <w:bookmarkEnd w:id="33"/>
      <w:proofErr w:type="spellEnd"/>
    </w:p>
    <w:p w14:paraId="188D8E68" w14:textId="3661C721" w:rsidR="7E9243BC" w:rsidRDefault="7E9243BC" w:rsidP="6879673E">
      <w:pPr>
        <w:spacing w:after="24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Trong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phạm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vi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đồ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án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626622CE"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="00AA5AE9">
        <w:rPr>
          <w:rFonts w:ascii="Times New Roman" w:eastAsia="Times New Roman" w:hAnsi="Times New Roman" w:cs="Times New Roman"/>
          <w:sz w:val="26"/>
          <w:szCs w:val="26"/>
        </w:rPr>
        <w:t>nhóm</w:t>
      </w:r>
      <w:proofErr w:type="spellEnd"/>
      <w:r w:rsidR="00AA5AE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AA5AE9">
        <w:rPr>
          <w:rFonts w:ascii="Times New Roman" w:eastAsia="Times New Roman" w:hAnsi="Times New Roman" w:cs="Times New Roman"/>
          <w:sz w:val="26"/>
          <w:szCs w:val="26"/>
        </w:rPr>
        <w:t>em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tập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trung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xây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dựng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mô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phỏng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sự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tương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tác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giữa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loài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vật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môi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trường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khép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kín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Bài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đặt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ra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làm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thế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nào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tái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sự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cân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bằng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nhiên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(Natural Equilibrium)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qua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thuật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máy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cụ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mối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"Con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mồi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-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Kẻ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săn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mồi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>" (Prey-Predator relationship).</w:t>
      </w:r>
    </w:p>
    <w:p w14:paraId="62C1A11B" w14:textId="060F211E" w:rsidR="7E9243BC" w:rsidRDefault="7E9243BC" w:rsidP="6879673E">
      <w:pPr>
        <w:spacing w:after="24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mô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phỏng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20F5F80A" w14:textId="5673D71E" w:rsidR="7E9243BC" w:rsidRDefault="7E9243BC" w:rsidP="6879673E">
      <w:pPr>
        <w:pStyle w:val="oancuaDanhsach"/>
        <w:numPr>
          <w:ilvl w:val="0"/>
          <w:numId w:val="17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31E495D0">
        <w:rPr>
          <w:rFonts w:ascii="Times New Roman" w:eastAsia="Times New Roman" w:hAnsi="Times New Roman" w:cs="Times New Roman"/>
          <w:b/>
          <w:bCs/>
          <w:sz w:val="26"/>
          <w:szCs w:val="26"/>
        </w:rPr>
        <w:t>Thỏ</w:t>
      </w:r>
      <w:proofErr w:type="spellEnd"/>
      <w:r w:rsidRPr="31E495D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(Rabbits):</w:t>
      </w:r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Đóng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vai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trò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con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mồi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Chúng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khả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tìm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kiếm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ăn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cỏ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duy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trì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bỏ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chạy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mối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đe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dọa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0863AC6" w14:textId="388126FD" w:rsidR="7E9243BC" w:rsidRDefault="7E9243BC" w:rsidP="6879673E">
      <w:pPr>
        <w:pStyle w:val="oancuaDanhsach"/>
        <w:numPr>
          <w:ilvl w:val="0"/>
          <w:numId w:val="17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31E495D0">
        <w:rPr>
          <w:rFonts w:ascii="Times New Roman" w:eastAsia="Times New Roman" w:hAnsi="Times New Roman" w:cs="Times New Roman"/>
          <w:b/>
          <w:bCs/>
          <w:sz w:val="26"/>
          <w:szCs w:val="26"/>
        </w:rPr>
        <w:t>Sói</w:t>
      </w:r>
      <w:proofErr w:type="spellEnd"/>
      <w:r w:rsidRPr="31E495D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(Wolves):</w:t>
      </w:r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Đóng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vai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trò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kẻ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săn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mồi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Chúng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phải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chủ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tìm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kiếm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Thỏ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săn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bắt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nhằm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duy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trì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sự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sống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D9DE294" w14:textId="05B9A89A" w:rsidR="7E9243BC" w:rsidRDefault="7E9243BC" w:rsidP="6879673E">
      <w:pPr>
        <w:pStyle w:val="oancuaDanhsach"/>
        <w:numPr>
          <w:ilvl w:val="0"/>
          <w:numId w:val="17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31E495D0">
        <w:rPr>
          <w:rFonts w:ascii="Times New Roman" w:eastAsia="Times New Roman" w:hAnsi="Times New Roman" w:cs="Times New Roman"/>
          <w:b/>
          <w:bCs/>
          <w:sz w:val="26"/>
          <w:szCs w:val="26"/>
        </w:rPr>
        <w:t>Cỏ</w:t>
      </w:r>
      <w:proofErr w:type="spellEnd"/>
      <w:r w:rsidRPr="31E495D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(Plants):</w:t>
      </w:r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Đóng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vai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trò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nguồn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nguyên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sơ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cấp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mọc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ngẫu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nhiên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bị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tiêu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thụ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bởi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Thỏ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842FE49" w14:textId="44BCA033" w:rsidR="7E9243BC" w:rsidRPr="008F71B9" w:rsidRDefault="7E9243BC" w:rsidP="6879673E">
      <w:pPr>
        <w:pStyle w:val="u3"/>
        <w:spacing w:before="0" w:after="281" w:line="360" w:lineRule="auto"/>
        <w:jc w:val="both"/>
        <w:rPr>
          <w:rFonts w:ascii="Times New Roman" w:eastAsia="Times New Roman" w:hAnsi="Times New Roman" w:cs="Times New Roman"/>
          <w:b/>
          <w:color w:val="auto"/>
          <w:sz w:val="26"/>
          <w:szCs w:val="26"/>
        </w:rPr>
      </w:pPr>
      <w:bookmarkStart w:id="34" w:name="_Toc219286437"/>
      <w:bookmarkStart w:id="35" w:name="_Toc219294428"/>
      <w:r w:rsidRPr="008F71B9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 xml:space="preserve">2.1.2. </w:t>
      </w:r>
      <w:proofErr w:type="spellStart"/>
      <w:r w:rsidRPr="008F71B9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Yêu</w:t>
      </w:r>
      <w:proofErr w:type="spellEnd"/>
      <w:r w:rsidRPr="008F71B9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8F71B9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cầu</w:t>
      </w:r>
      <w:proofErr w:type="spellEnd"/>
      <w:r w:rsidRPr="008F71B9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 xml:space="preserve"> phi </w:t>
      </w:r>
      <w:proofErr w:type="spellStart"/>
      <w:r w:rsidRPr="008F71B9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chức</w:t>
      </w:r>
      <w:proofErr w:type="spellEnd"/>
      <w:r w:rsidRPr="008F71B9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8F71B9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năng</w:t>
      </w:r>
      <w:bookmarkEnd w:id="34"/>
      <w:bookmarkEnd w:id="35"/>
      <w:proofErr w:type="spellEnd"/>
    </w:p>
    <w:p w14:paraId="1895FBF7" w14:textId="3B608516" w:rsidR="7E9243BC" w:rsidRDefault="7E9243BC" w:rsidP="6879673E">
      <w:pPr>
        <w:pStyle w:val="oancuaDanhsach"/>
        <w:numPr>
          <w:ilvl w:val="0"/>
          <w:numId w:val="16"/>
        </w:numPr>
        <w:spacing w:before="240" w:after="240" w:line="360" w:lineRule="auto"/>
        <w:jc w:val="both"/>
      </w:pPr>
      <w:proofErr w:type="spellStart"/>
      <w:r w:rsidRPr="31E495D0">
        <w:rPr>
          <w:rFonts w:ascii="Times New Roman" w:eastAsia="Times New Roman" w:hAnsi="Times New Roman" w:cs="Times New Roman"/>
          <w:b/>
          <w:bCs/>
          <w:sz w:val="26"/>
          <w:szCs w:val="26"/>
        </w:rPr>
        <w:t>Ngôn</w:t>
      </w:r>
      <w:proofErr w:type="spellEnd"/>
      <w:r w:rsidRPr="31E495D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b/>
          <w:bCs/>
          <w:sz w:val="26"/>
          <w:szCs w:val="26"/>
        </w:rPr>
        <w:t>ngữ</w:t>
      </w:r>
      <w:proofErr w:type="spellEnd"/>
      <w:r w:rsidRPr="31E495D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b/>
          <w:bCs/>
          <w:sz w:val="26"/>
          <w:szCs w:val="26"/>
        </w:rPr>
        <w:t>phát</w:t>
      </w:r>
      <w:proofErr w:type="spellEnd"/>
      <w:r w:rsidRPr="31E495D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b/>
          <w:bCs/>
          <w:sz w:val="26"/>
          <w:szCs w:val="26"/>
        </w:rPr>
        <w:t>triển</w:t>
      </w:r>
      <w:proofErr w:type="spellEnd"/>
      <w:r w:rsidRPr="31E495D0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gramStart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C++ </w:t>
      </w:r>
      <w:r w:rsidR="54575129" w:rsidRPr="132AFF37">
        <w:rPr>
          <w:rFonts w:ascii="Times New Roman" w:eastAsia="Times New Roman" w:hAnsi="Times New Roman" w:cs="Times New Roman"/>
          <w:sz w:val="26"/>
          <w:szCs w:val="26"/>
        </w:rPr>
        <w:t>.</w:t>
      </w:r>
      <w:proofErr w:type="gramEnd"/>
    </w:p>
    <w:p w14:paraId="231044AA" w14:textId="2C67C892" w:rsidR="7E9243BC" w:rsidRDefault="7E9243BC" w:rsidP="6879673E">
      <w:pPr>
        <w:pStyle w:val="oancuaDanhsach"/>
        <w:numPr>
          <w:ilvl w:val="0"/>
          <w:numId w:val="16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31E495D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Thư </w:t>
      </w:r>
      <w:proofErr w:type="spellStart"/>
      <w:r w:rsidRPr="31E495D0">
        <w:rPr>
          <w:rFonts w:ascii="Times New Roman" w:eastAsia="Times New Roman" w:hAnsi="Times New Roman" w:cs="Times New Roman"/>
          <w:b/>
          <w:bCs/>
          <w:sz w:val="26"/>
          <w:szCs w:val="26"/>
        </w:rPr>
        <w:t>viện</w:t>
      </w:r>
      <w:proofErr w:type="spellEnd"/>
      <w:r w:rsidRPr="31E495D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b/>
          <w:bCs/>
          <w:sz w:val="26"/>
          <w:szCs w:val="26"/>
        </w:rPr>
        <w:t>đồ</w:t>
      </w:r>
      <w:proofErr w:type="spellEnd"/>
      <w:r w:rsidRPr="31E495D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b/>
          <w:bCs/>
          <w:sz w:val="26"/>
          <w:szCs w:val="26"/>
        </w:rPr>
        <w:t>họa</w:t>
      </w:r>
      <w:proofErr w:type="spellEnd"/>
      <w:r w:rsidRPr="31E495D0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SFML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xử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render 2D,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âm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thanh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sự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kiện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36BC903" w14:textId="3BCFA841" w:rsidR="7E9243BC" w:rsidRDefault="7E9243BC" w:rsidP="6879673E">
      <w:pPr>
        <w:pStyle w:val="oancuaDanhsach"/>
        <w:numPr>
          <w:ilvl w:val="0"/>
          <w:numId w:val="16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31E495D0">
        <w:rPr>
          <w:rFonts w:ascii="Times New Roman" w:eastAsia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31E495D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31E495D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b/>
          <w:bCs/>
          <w:sz w:val="26"/>
          <w:szCs w:val="26"/>
        </w:rPr>
        <w:t>phát</w:t>
      </w:r>
      <w:proofErr w:type="spellEnd"/>
      <w:r w:rsidRPr="31E495D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b/>
          <w:bCs/>
          <w:sz w:val="26"/>
          <w:szCs w:val="26"/>
        </w:rPr>
        <w:t>triển</w:t>
      </w:r>
      <w:proofErr w:type="spellEnd"/>
      <w:r w:rsidRPr="31E495D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(IDE):</w:t>
      </w:r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Visual Studio.</w:t>
      </w:r>
    </w:p>
    <w:p w14:paraId="2D2002F2" w14:textId="3D5EEF7A" w:rsidR="7E9243BC" w:rsidRDefault="7E9243BC" w:rsidP="6879673E">
      <w:pPr>
        <w:pStyle w:val="oancuaDanhsach"/>
        <w:numPr>
          <w:ilvl w:val="0"/>
          <w:numId w:val="16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31E495D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Hiệu </w:t>
      </w:r>
      <w:proofErr w:type="spellStart"/>
      <w:r w:rsidRPr="31E495D0">
        <w:rPr>
          <w:rFonts w:ascii="Times New Roman" w:eastAsia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31E495D0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Chương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phải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duy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trì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tốc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độ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khung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ổn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(60 FPS)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lên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trăm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tượng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cùng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lúc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3037417" w14:textId="4938BCCE" w:rsidR="7E9243BC" w:rsidRDefault="7E9243BC" w:rsidP="6879673E">
      <w:pPr>
        <w:pStyle w:val="oancuaDanhsach"/>
        <w:numPr>
          <w:ilvl w:val="0"/>
          <w:numId w:val="16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31E495D0">
        <w:rPr>
          <w:rFonts w:ascii="Times New Roman" w:eastAsia="Times New Roman" w:hAnsi="Times New Roman" w:cs="Times New Roman"/>
          <w:b/>
          <w:bCs/>
          <w:sz w:val="26"/>
          <w:szCs w:val="26"/>
        </w:rPr>
        <w:t>Kiến</w:t>
      </w:r>
      <w:proofErr w:type="spellEnd"/>
      <w:r w:rsidRPr="31E495D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b/>
          <w:bCs/>
          <w:sz w:val="26"/>
          <w:szCs w:val="26"/>
        </w:rPr>
        <w:t>trúc</w:t>
      </w:r>
      <w:proofErr w:type="spellEnd"/>
      <w:r w:rsidRPr="31E495D0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nguồn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phải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tổ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mô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tách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biệt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giữa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khai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báo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(Header files - .h)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nghĩa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(Source files - .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cpp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đảm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bảo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chuyên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nghiệp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dễ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bảo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trì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B6951CD" w14:textId="1CA593DA" w:rsidR="7E9243BC" w:rsidRPr="008F71B9" w:rsidRDefault="7E9243BC" w:rsidP="6879673E">
      <w:pPr>
        <w:pStyle w:val="u2"/>
        <w:spacing w:before="0" w:after="299" w:line="360" w:lineRule="auto"/>
        <w:jc w:val="both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bookmarkStart w:id="36" w:name="_Toc219286438"/>
      <w:bookmarkStart w:id="37" w:name="_Toc219294429"/>
      <w:r w:rsidRPr="008F71B9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lastRenderedPageBreak/>
        <w:t xml:space="preserve">2.2. </w:t>
      </w:r>
      <w:proofErr w:type="spellStart"/>
      <w:r w:rsidRPr="008F71B9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Phân</w:t>
      </w:r>
      <w:proofErr w:type="spellEnd"/>
      <w:r w:rsidRPr="008F71B9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proofErr w:type="spellStart"/>
      <w:r w:rsidRPr="008F71B9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tích</w:t>
      </w:r>
      <w:proofErr w:type="spellEnd"/>
      <w:r w:rsidRPr="008F71B9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proofErr w:type="spellStart"/>
      <w:r w:rsidRPr="008F71B9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và</w:t>
      </w:r>
      <w:proofErr w:type="spellEnd"/>
      <w:r w:rsidRPr="008F71B9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proofErr w:type="spellStart"/>
      <w:r w:rsidRPr="008F71B9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Thiết</w:t>
      </w:r>
      <w:proofErr w:type="spellEnd"/>
      <w:r w:rsidRPr="008F71B9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proofErr w:type="spellStart"/>
      <w:r w:rsidRPr="008F71B9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kế</w:t>
      </w:r>
      <w:proofErr w:type="spellEnd"/>
      <w:r w:rsidRPr="008F71B9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proofErr w:type="spellStart"/>
      <w:r w:rsidRPr="008F71B9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Kiến</w:t>
      </w:r>
      <w:proofErr w:type="spellEnd"/>
      <w:r w:rsidRPr="008F71B9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proofErr w:type="spellStart"/>
      <w:r w:rsidRPr="008F71B9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trúc</w:t>
      </w:r>
      <w:proofErr w:type="spellEnd"/>
      <w:r w:rsidRPr="008F71B9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(System Design)</w:t>
      </w:r>
      <w:bookmarkEnd w:id="36"/>
      <w:bookmarkEnd w:id="37"/>
    </w:p>
    <w:p w14:paraId="541C73B9" w14:textId="4DEBEF2C" w:rsidR="7E9243BC" w:rsidRPr="008F71B9" w:rsidRDefault="7E9243BC" w:rsidP="6879673E">
      <w:pPr>
        <w:pStyle w:val="u3"/>
        <w:spacing w:before="0" w:after="281" w:line="360" w:lineRule="auto"/>
        <w:jc w:val="both"/>
        <w:rPr>
          <w:rFonts w:ascii="Times New Roman" w:eastAsia="Times New Roman" w:hAnsi="Times New Roman" w:cs="Times New Roman"/>
          <w:b/>
          <w:color w:val="auto"/>
          <w:sz w:val="26"/>
          <w:szCs w:val="26"/>
        </w:rPr>
      </w:pPr>
      <w:bookmarkStart w:id="38" w:name="_Toc219286439"/>
      <w:bookmarkStart w:id="39" w:name="_Toc219294430"/>
      <w:r w:rsidRPr="008F71B9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 xml:space="preserve">2.2.1. </w:t>
      </w:r>
      <w:proofErr w:type="spellStart"/>
      <w:r w:rsidRPr="008F71B9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Sơ</w:t>
      </w:r>
      <w:proofErr w:type="spellEnd"/>
      <w:r w:rsidRPr="008F71B9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8F71B9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đồ</w:t>
      </w:r>
      <w:proofErr w:type="spellEnd"/>
      <w:r w:rsidRPr="008F71B9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8F71B9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tổ</w:t>
      </w:r>
      <w:proofErr w:type="spellEnd"/>
      <w:r w:rsidRPr="008F71B9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8F71B9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chức</w:t>
      </w:r>
      <w:proofErr w:type="spellEnd"/>
      <w:r w:rsidRPr="008F71B9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8F71B9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thư</w:t>
      </w:r>
      <w:proofErr w:type="spellEnd"/>
      <w:r w:rsidRPr="008F71B9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8F71B9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mục</w:t>
      </w:r>
      <w:proofErr w:type="spellEnd"/>
      <w:r w:rsidRPr="008F71B9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 xml:space="preserve"> (Project Structure)</w:t>
      </w:r>
      <w:bookmarkEnd w:id="38"/>
      <w:bookmarkEnd w:id="39"/>
    </w:p>
    <w:p w14:paraId="5E7AC83A" w14:textId="1FBB37B0" w:rsidR="7E9243BC" w:rsidRDefault="7E9243BC" w:rsidP="6879673E">
      <w:pPr>
        <w:spacing w:after="24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đảm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bảo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module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dự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án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chia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tệp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riêng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biệt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từng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tượng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cụ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Cấu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trúc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file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vật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dự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án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712D8AE2" w14:textId="1EC0A190" w:rsidR="7E9243BC" w:rsidRDefault="7E9243BC" w:rsidP="6879673E">
      <w:pPr>
        <w:pStyle w:val="oancuaDanhsach"/>
        <w:numPr>
          <w:ilvl w:val="0"/>
          <w:numId w:val="15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31E495D0">
        <w:rPr>
          <w:rFonts w:ascii="Times New Roman" w:eastAsia="Times New Roman" w:hAnsi="Times New Roman" w:cs="Times New Roman"/>
          <w:b/>
          <w:bCs/>
          <w:sz w:val="26"/>
          <w:szCs w:val="26"/>
        </w:rPr>
        <w:t>Core:</w:t>
      </w:r>
    </w:p>
    <w:p w14:paraId="326E3F0A" w14:textId="05E47088" w:rsidR="7E9243BC" w:rsidRDefault="7E9243BC" w:rsidP="6879673E">
      <w:pPr>
        <w:pStyle w:val="oancuaDanhsach"/>
        <w:numPr>
          <w:ilvl w:val="1"/>
          <w:numId w:val="15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EcosystemProject.cpp: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Chứa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hàm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gramStart"/>
      <w:r w:rsidRPr="31E495D0">
        <w:rPr>
          <w:rFonts w:ascii="Times New Roman" w:eastAsia="Times New Roman" w:hAnsi="Times New Roman" w:cs="Times New Roman"/>
          <w:sz w:val="26"/>
          <w:szCs w:val="26"/>
        </w:rPr>
        <w:t>main(</w:t>
      </w:r>
      <w:proofErr w:type="gram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),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vòng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lặp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game (Game Loop),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cửa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sổ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trạng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thái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game (Menu, Play, Pause).</w:t>
      </w:r>
    </w:p>
    <w:p w14:paraId="4370EE39" w14:textId="3BC4C413" w:rsidR="7E9243BC" w:rsidRDefault="7E9243BC" w:rsidP="6879673E">
      <w:pPr>
        <w:pStyle w:val="oancuaDanhsach"/>
        <w:numPr>
          <w:ilvl w:val="0"/>
          <w:numId w:val="15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31E495D0">
        <w:rPr>
          <w:rFonts w:ascii="Times New Roman" w:eastAsia="Times New Roman" w:hAnsi="Times New Roman" w:cs="Times New Roman"/>
          <w:b/>
          <w:bCs/>
          <w:sz w:val="26"/>
          <w:szCs w:val="26"/>
        </w:rPr>
        <w:t>Base Class:</w:t>
      </w:r>
    </w:p>
    <w:p w14:paraId="73EC4268" w14:textId="7D8C2307" w:rsidR="7E9243BC" w:rsidRDefault="7E9243BC" w:rsidP="6879673E">
      <w:pPr>
        <w:pStyle w:val="oancuaDanhsach"/>
        <w:numPr>
          <w:ilvl w:val="1"/>
          <w:numId w:val="15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Entity.h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/ Entity.cpp: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Lớp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cha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trừu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tượng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nghĩa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thuộc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chung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mọi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vật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86C6371" w14:textId="36E7B310" w:rsidR="7E9243BC" w:rsidRDefault="7E9243BC" w:rsidP="6879673E">
      <w:pPr>
        <w:pStyle w:val="oancuaDanhsach"/>
        <w:numPr>
          <w:ilvl w:val="0"/>
          <w:numId w:val="15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31E495D0">
        <w:rPr>
          <w:rFonts w:ascii="Times New Roman" w:eastAsia="Times New Roman" w:hAnsi="Times New Roman" w:cs="Times New Roman"/>
          <w:b/>
          <w:bCs/>
          <w:sz w:val="26"/>
          <w:szCs w:val="26"/>
        </w:rPr>
        <w:t>Derived Classes:</w:t>
      </w:r>
    </w:p>
    <w:p w14:paraId="4092F4E4" w14:textId="2EF8FAF7" w:rsidR="7E9243BC" w:rsidRDefault="7E9243BC" w:rsidP="6879673E">
      <w:pPr>
        <w:pStyle w:val="oancuaDanhsach"/>
        <w:numPr>
          <w:ilvl w:val="1"/>
          <w:numId w:val="15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Rabbit.h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/ Rabbit.cpp: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Lớp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con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Thỏ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cài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đặt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thuật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trốn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chạy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tìm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ăn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D3C554D" w14:textId="42183BF5" w:rsidR="7E9243BC" w:rsidRDefault="7E9243BC" w:rsidP="6879673E">
      <w:pPr>
        <w:pStyle w:val="oancuaDanhsach"/>
        <w:numPr>
          <w:ilvl w:val="1"/>
          <w:numId w:val="15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Wolf.h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/ Wolf.cpp: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Lớp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con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Sói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cài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đặt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thuật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săn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mồi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B4BEE72" w14:textId="171912DF" w:rsidR="7E9243BC" w:rsidRDefault="7E9243BC" w:rsidP="6879673E">
      <w:pPr>
        <w:pStyle w:val="oancuaDanhsach"/>
        <w:numPr>
          <w:ilvl w:val="0"/>
          <w:numId w:val="15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31E495D0">
        <w:rPr>
          <w:rFonts w:ascii="Times New Roman" w:eastAsia="Times New Roman" w:hAnsi="Times New Roman" w:cs="Times New Roman"/>
          <w:b/>
          <w:bCs/>
          <w:sz w:val="26"/>
          <w:szCs w:val="26"/>
        </w:rPr>
        <w:t>Effects:</w:t>
      </w:r>
    </w:p>
    <w:p w14:paraId="61924B87" w14:textId="4ACF9AA2" w:rsidR="7E9243BC" w:rsidRDefault="7E9243BC" w:rsidP="6879673E">
      <w:pPr>
        <w:pStyle w:val="oancuaDanhsach"/>
        <w:numPr>
          <w:ilvl w:val="1"/>
          <w:numId w:val="15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Explosion.h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/ Explosion.cpp: Quản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hiệu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nổ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tương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tác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7D7FAC4" w14:textId="0DC39186" w:rsidR="7E9243BC" w:rsidRPr="008F71B9" w:rsidRDefault="7E9243BC" w:rsidP="6879673E">
      <w:pPr>
        <w:pStyle w:val="u3"/>
        <w:spacing w:before="0" w:after="281" w:line="360" w:lineRule="auto"/>
        <w:jc w:val="both"/>
        <w:rPr>
          <w:rFonts w:ascii="Times New Roman" w:eastAsia="Times New Roman" w:hAnsi="Times New Roman" w:cs="Times New Roman"/>
          <w:b/>
          <w:color w:val="auto"/>
          <w:sz w:val="26"/>
          <w:szCs w:val="26"/>
        </w:rPr>
      </w:pPr>
      <w:bookmarkStart w:id="40" w:name="_Toc219286440"/>
      <w:bookmarkStart w:id="41" w:name="_Toc219294431"/>
      <w:r w:rsidRPr="008F71B9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lastRenderedPageBreak/>
        <w:t xml:space="preserve">2.2.2. </w:t>
      </w:r>
      <w:proofErr w:type="spellStart"/>
      <w:r w:rsidRPr="008F71B9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Thiết</w:t>
      </w:r>
      <w:proofErr w:type="spellEnd"/>
      <w:r w:rsidRPr="008F71B9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8F71B9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kế</w:t>
      </w:r>
      <w:proofErr w:type="spellEnd"/>
      <w:r w:rsidRPr="008F71B9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8F71B9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Lớp</w:t>
      </w:r>
      <w:proofErr w:type="spellEnd"/>
      <w:r w:rsidRPr="008F71B9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 xml:space="preserve"> (Class Diagram Details)</w:t>
      </w:r>
      <w:bookmarkEnd w:id="40"/>
      <w:bookmarkEnd w:id="41"/>
    </w:p>
    <w:p w14:paraId="7BA5C378" w14:textId="6E48CE03" w:rsidR="00F83CE5" w:rsidRDefault="00D14DDC" w:rsidP="00F83CE5">
      <w:pPr>
        <w:jc w:val="center"/>
      </w:pPr>
      <w:r w:rsidRPr="00D14DDC">
        <w:rPr>
          <w:noProof/>
        </w:rPr>
        <w:drawing>
          <wp:inline distT="0" distB="0" distL="0" distR="0" wp14:anchorId="7A5F58C4" wp14:editId="721FFAB2">
            <wp:extent cx="5943600" cy="3694430"/>
            <wp:effectExtent l="0" t="0" r="0" b="1270"/>
            <wp:docPr id="1021497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4973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6C303" w14:textId="016AD7CD" w:rsidR="004C19C5" w:rsidRPr="00414798" w:rsidDel="00357CE0" w:rsidRDefault="007A37C6" w:rsidP="009D3F99">
      <w:pPr>
        <w:jc w:val="center"/>
        <w:rPr>
          <w:ins w:id="42" w:author="{B4C9BA3D-FCDB-4BC5-854D-24CF621E5B51}" w:date="2026-01-14T12:56:00Z" w16du:dateUtc="2026-01-14T05:56:00Z"/>
          <w:del w:id="43" w:author="{E547220A-06E1-49C1-9401-B2F2470421D4}" w:date="2026-01-14T12:56:00Z" w16du:dateUtc="2026-01-14T05:56:00Z"/>
          <w:rFonts w:ascii="Times New Roman" w:hAnsi="Times New Roman" w:cs="Times New Roman"/>
          <w:b/>
          <w:bCs/>
        </w:rPr>
      </w:pPr>
      <w:proofErr w:type="spellStart"/>
      <w:r w:rsidRPr="00414798">
        <w:rPr>
          <w:rFonts w:ascii="Times New Roman" w:hAnsi="Times New Roman" w:cs="Times New Roman"/>
          <w:b/>
          <w:bCs/>
        </w:rPr>
        <w:t>Sơ</w:t>
      </w:r>
      <w:proofErr w:type="spellEnd"/>
      <w:r w:rsidRPr="0041479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14798">
        <w:rPr>
          <w:rFonts w:ascii="Times New Roman" w:hAnsi="Times New Roman" w:cs="Times New Roman"/>
          <w:b/>
          <w:bCs/>
        </w:rPr>
        <w:t>đồ</w:t>
      </w:r>
      <w:proofErr w:type="spellEnd"/>
      <w:r w:rsidRPr="0041479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14798">
        <w:rPr>
          <w:rFonts w:ascii="Times New Roman" w:hAnsi="Times New Roman" w:cs="Times New Roman"/>
          <w:b/>
          <w:bCs/>
        </w:rPr>
        <w:t>lớp</w:t>
      </w:r>
      <w:proofErr w:type="spellEnd"/>
      <w:r w:rsidRPr="00414798">
        <w:rPr>
          <w:rFonts w:ascii="Times New Roman" w:hAnsi="Times New Roman" w:cs="Times New Roman"/>
          <w:b/>
          <w:bCs/>
        </w:rPr>
        <w:t xml:space="preserve"> (Class Diagram) </w:t>
      </w:r>
      <w:proofErr w:type="spellStart"/>
      <w:r w:rsidRPr="00414798">
        <w:rPr>
          <w:rFonts w:ascii="Times New Roman" w:hAnsi="Times New Roman" w:cs="Times New Roman"/>
          <w:b/>
          <w:bCs/>
        </w:rPr>
        <w:t>tổng</w:t>
      </w:r>
      <w:proofErr w:type="spellEnd"/>
      <w:r w:rsidRPr="0041479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14798">
        <w:rPr>
          <w:rFonts w:ascii="Times New Roman" w:hAnsi="Times New Roman" w:cs="Times New Roman"/>
          <w:b/>
          <w:bCs/>
        </w:rPr>
        <w:t>quan</w:t>
      </w:r>
      <w:proofErr w:type="spellEnd"/>
      <w:r w:rsidRPr="0041479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14798">
        <w:rPr>
          <w:rFonts w:ascii="Times New Roman" w:hAnsi="Times New Roman" w:cs="Times New Roman"/>
          <w:b/>
          <w:bCs/>
        </w:rPr>
        <w:t>của</w:t>
      </w:r>
      <w:proofErr w:type="spellEnd"/>
      <w:r w:rsidRPr="0041479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14798">
        <w:rPr>
          <w:rFonts w:ascii="Times New Roman" w:hAnsi="Times New Roman" w:cs="Times New Roman"/>
          <w:b/>
          <w:bCs/>
        </w:rPr>
        <w:t>hệ</w:t>
      </w:r>
      <w:proofErr w:type="spellEnd"/>
      <w:r w:rsidRPr="0041479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14798">
        <w:rPr>
          <w:rFonts w:ascii="Times New Roman" w:hAnsi="Times New Roman" w:cs="Times New Roman"/>
          <w:b/>
          <w:bCs/>
        </w:rPr>
        <w:t>thống</w:t>
      </w:r>
      <w:proofErr w:type="spellEnd"/>
      <w:r w:rsidRPr="0041479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14798">
        <w:rPr>
          <w:rFonts w:ascii="Times New Roman" w:hAnsi="Times New Roman" w:cs="Times New Roman"/>
          <w:b/>
          <w:bCs/>
        </w:rPr>
        <w:t>mô</w:t>
      </w:r>
      <w:proofErr w:type="spellEnd"/>
      <w:r w:rsidRPr="0041479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14798">
        <w:rPr>
          <w:rFonts w:ascii="Times New Roman" w:hAnsi="Times New Roman" w:cs="Times New Roman"/>
          <w:b/>
          <w:bCs/>
        </w:rPr>
        <w:t>phỏng</w:t>
      </w:r>
    </w:p>
    <w:p w14:paraId="0B67F197" w14:textId="6CEBD46D" w:rsidR="7E9243BC" w:rsidRPr="00EA4595" w:rsidRDefault="7E9243BC" w:rsidP="00EA4595">
      <w:pPr>
        <w:rPr>
          <w:rFonts w:ascii="Times New Roman" w:eastAsia="Times New Roman" w:hAnsi="Times New Roman" w:cs="Times New Roman"/>
          <w:b/>
          <w:i/>
        </w:rPr>
      </w:pPr>
      <w:r w:rsidRPr="00EA4595">
        <w:rPr>
          <w:rFonts w:eastAsia="Times New Roman"/>
          <w:b/>
          <w:bCs/>
        </w:rPr>
        <w:t>a</w:t>
      </w:r>
      <w:proofErr w:type="spellEnd"/>
      <w:r w:rsidRPr="00EA4595">
        <w:rPr>
          <w:rFonts w:eastAsia="Times New Roman"/>
          <w:b/>
          <w:bCs/>
        </w:rPr>
        <w:t xml:space="preserve">. </w:t>
      </w:r>
      <w:proofErr w:type="spellStart"/>
      <w:r w:rsidRPr="00EA4595">
        <w:rPr>
          <w:rFonts w:eastAsia="Times New Roman"/>
          <w:b/>
          <w:bCs/>
        </w:rPr>
        <w:t>Lớp</w:t>
      </w:r>
      <w:proofErr w:type="spellEnd"/>
      <w:r w:rsidRPr="00EA4595">
        <w:rPr>
          <w:rFonts w:eastAsia="Times New Roman"/>
          <w:b/>
          <w:bCs/>
        </w:rPr>
        <w:t xml:space="preserve"> </w:t>
      </w:r>
      <w:proofErr w:type="spellStart"/>
      <w:r w:rsidRPr="00EA4595">
        <w:rPr>
          <w:rFonts w:eastAsia="Times New Roman"/>
          <w:b/>
          <w:bCs/>
        </w:rPr>
        <w:t>trừu</w:t>
      </w:r>
      <w:proofErr w:type="spellEnd"/>
      <w:r w:rsidRPr="00EA4595">
        <w:rPr>
          <w:rFonts w:eastAsia="Times New Roman"/>
          <w:b/>
          <w:bCs/>
        </w:rPr>
        <w:t xml:space="preserve"> </w:t>
      </w:r>
      <w:proofErr w:type="spellStart"/>
      <w:r w:rsidRPr="00EA4595">
        <w:rPr>
          <w:rFonts w:eastAsia="Times New Roman"/>
          <w:b/>
          <w:bCs/>
        </w:rPr>
        <w:t>tượng</w:t>
      </w:r>
      <w:proofErr w:type="spellEnd"/>
      <w:r w:rsidRPr="00EA4595">
        <w:rPr>
          <w:rFonts w:eastAsia="Times New Roman"/>
          <w:b/>
          <w:bCs/>
        </w:rPr>
        <w:t xml:space="preserve"> Entity</w:t>
      </w:r>
    </w:p>
    <w:p w14:paraId="04B3D98C" w14:textId="7D6EBA13" w:rsidR="7E9243BC" w:rsidRDefault="7E9243BC" w:rsidP="6879673E">
      <w:pPr>
        <w:spacing w:after="24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Đây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lớp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sở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(Base Class)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trọng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nhất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Tất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cả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vật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đều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thừa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lớp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tái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nguồn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7B17A5C" w14:textId="10AA2D4C" w:rsidR="7E9243BC" w:rsidRDefault="7E9243BC" w:rsidP="6879673E">
      <w:pPr>
        <w:pStyle w:val="oancuaDanhsach"/>
        <w:numPr>
          <w:ilvl w:val="0"/>
          <w:numId w:val="14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 w:rsidRPr="31E495D0">
        <w:rPr>
          <w:rFonts w:ascii="Times New Roman" w:eastAsia="Times New Roman" w:hAnsi="Times New Roman" w:cs="Times New Roman"/>
          <w:b/>
          <w:bCs/>
          <w:sz w:val="26"/>
          <w:szCs w:val="26"/>
        </w:rPr>
        <w:t>Thuộc</w:t>
      </w:r>
      <w:proofErr w:type="spellEnd"/>
      <w:r w:rsidRPr="31E495D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31E495D0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</w:p>
    <w:p w14:paraId="7608E645" w14:textId="2B3242F8" w:rsidR="7E9243BC" w:rsidRDefault="7E9243BC" w:rsidP="6879673E">
      <w:pPr>
        <w:pStyle w:val="oancuaDanhsach"/>
        <w:numPr>
          <w:ilvl w:val="1"/>
          <w:numId w:val="14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 w:rsidRPr="31E495D0">
        <w:rPr>
          <w:rFonts w:ascii="Times New Roman" w:eastAsia="Times New Roman" w:hAnsi="Times New Roman" w:cs="Times New Roman"/>
          <w:sz w:val="26"/>
          <w:szCs w:val="26"/>
        </w:rPr>
        <w:t>sf::</w:t>
      </w:r>
      <w:proofErr w:type="gram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Vector2f position: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Tọa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độ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tượng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bản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đồ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A344C2D" w14:textId="49DDE4CC" w:rsidR="7E9243BC" w:rsidRDefault="7E9243BC" w:rsidP="6879673E">
      <w:pPr>
        <w:pStyle w:val="oancuaDanhsach"/>
        <w:numPr>
          <w:ilvl w:val="1"/>
          <w:numId w:val="14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 w:rsidRPr="31E495D0">
        <w:rPr>
          <w:rFonts w:ascii="Times New Roman" w:eastAsia="Times New Roman" w:hAnsi="Times New Roman" w:cs="Times New Roman"/>
          <w:sz w:val="26"/>
          <w:szCs w:val="26"/>
        </w:rPr>
        <w:t>sf::</w:t>
      </w:r>
      <w:proofErr w:type="gram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Sprite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sprite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: Quản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ảnh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hiển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thị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A71AB5A" w14:textId="746D3DBD" w:rsidR="7E9243BC" w:rsidRDefault="7E9243BC" w:rsidP="6879673E">
      <w:pPr>
        <w:pStyle w:val="oancuaDanhsach"/>
        <w:numPr>
          <w:ilvl w:val="1"/>
          <w:numId w:val="14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 w:rsidRPr="31E495D0">
        <w:rPr>
          <w:rFonts w:ascii="Times New Roman" w:eastAsia="Times New Roman" w:hAnsi="Times New Roman" w:cs="Times New Roman"/>
          <w:sz w:val="26"/>
          <w:szCs w:val="26"/>
        </w:rPr>
        <w:t>sf::</w:t>
      </w:r>
      <w:proofErr w:type="spellStart"/>
      <w:proofErr w:type="gramEnd"/>
      <w:r w:rsidRPr="31E495D0">
        <w:rPr>
          <w:rFonts w:ascii="Times New Roman" w:eastAsia="Times New Roman" w:hAnsi="Times New Roman" w:cs="Times New Roman"/>
          <w:sz w:val="26"/>
          <w:szCs w:val="26"/>
        </w:rPr>
        <w:t>IntRect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currentRect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Vùng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cắt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ảnh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hiệu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hoạt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(Animation).</w:t>
      </w:r>
    </w:p>
    <w:p w14:paraId="6487B1AB" w14:textId="45414222" w:rsidR="7E9243BC" w:rsidRDefault="7E9243BC" w:rsidP="6879673E">
      <w:pPr>
        <w:pStyle w:val="oancuaDanhsach"/>
        <w:numPr>
          <w:ilvl w:val="1"/>
          <w:numId w:val="14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bool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isDead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Cờ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đánh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dấu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tượng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chết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xóa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khỏi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nhớ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2F2A842" w14:textId="2AEC0CEF" w:rsidR="7E9243BC" w:rsidRDefault="7E9243BC" w:rsidP="6879673E">
      <w:pPr>
        <w:pStyle w:val="oancuaDanhsach"/>
        <w:numPr>
          <w:ilvl w:val="0"/>
          <w:numId w:val="14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31E495D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Phương </w:t>
      </w:r>
      <w:proofErr w:type="spellStart"/>
      <w:r w:rsidRPr="31E495D0">
        <w:rPr>
          <w:rFonts w:ascii="Times New Roman" w:eastAsia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31E495D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b/>
          <w:bCs/>
          <w:sz w:val="26"/>
          <w:szCs w:val="26"/>
        </w:rPr>
        <w:t>ảo</w:t>
      </w:r>
      <w:proofErr w:type="spellEnd"/>
      <w:r w:rsidRPr="31E495D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(Virtual Methods):</w:t>
      </w:r>
    </w:p>
    <w:p w14:paraId="013CD3F6" w14:textId="541FA2BB" w:rsidR="7E9243BC" w:rsidRDefault="7E9243BC" w:rsidP="6879673E">
      <w:pPr>
        <w:pStyle w:val="oancuaDanhsach"/>
        <w:numPr>
          <w:ilvl w:val="1"/>
          <w:numId w:val="14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virtual void </w:t>
      </w:r>
      <w:proofErr w:type="gramStart"/>
      <w:r w:rsidR="00A40799" w:rsidRPr="31E495D0">
        <w:rPr>
          <w:rFonts w:ascii="Times New Roman" w:eastAsia="Times New Roman" w:hAnsi="Times New Roman" w:cs="Times New Roman"/>
          <w:sz w:val="26"/>
          <w:szCs w:val="26"/>
        </w:rPr>
        <w:t>update(</w:t>
      </w:r>
      <w:proofErr w:type="gram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float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deltaTime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) = 0: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Hàm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thuần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ảo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buộc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lớp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con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phải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nghĩa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cách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di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chuyển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riêng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68B15D7" w14:textId="77777777" w:rsidR="008A5CA4" w:rsidRDefault="00F51F28" w:rsidP="008A5CA4">
      <w:pPr>
        <w:keepNext/>
        <w:spacing w:before="240" w:after="240" w:line="360" w:lineRule="auto"/>
        <w:ind w:left="1080"/>
        <w:jc w:val="center"/>
      </w:pPr>
      <w:r w:rsidRPr="00AC7455">
        <w:rPr>
          <w:rFonts w:ascii="Times New Roman" w:eastAsia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31079627" wp14:editId="0B181BB4">
            <wp:extent cx="4438650" cy="752359"/>
            <wp:effectExtent l="0" t="0" r="0" b="0"/>
            <wp:docPr id="1857043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043611" name=""/>
                    <pic:cNvPicPr/>
                  </pic:nvPicPr>
                  <pic:blipFill rotWithShape="1">
                    <a:blip r:embed="rId21"/>
                    <a:srcRect l="2858" t="5955" r="2026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9892" cy="7525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24D6A8" w14:textId="4FD33EAD" w:rsidR="002B5DA2" w:rsidRPr="00DE1005" w:rsidRDefault="002B5DA2" w:rsidP="002B5DA2">
      <w:pPr>
        <w:spacing w:line="360" w:lineRule="auto"/>
        <w:ind w:left="1080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proofErr w:type="spellStart"/>
      <w:r w:rsidRPr="00DE1005">
        <w:rPr>
          <w:rFonts w:ascii="Times New Roman" w:eastAsia="Times New Roman" w:hAnsi="Times New Roman" w:cs="Times New Roman"/>
          <w:b/>
          <w:sz w:val="26"/>
          <w:szCs w:val="26"/>
        </w:rPr>
        <w:t>Hình</w:t>
      </w:r>
      <w:proofErr w:type="spellEnd"/>
      <w:r w:rsidRPr="00DE1005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 w:rsidR="00A66F43" w:rsidRPr="00DE1005">
        <w:rPr>
          <w:rFonts w:ascii="Times New Roman" w:eastAsia="Times New Roman" w:hAnsi="Times New Roman" w:cs="Times New Roman"/>
          <w:b/>
          <w:sz w:val="26"/>
          <w:szCs w:val="26"/>
        </w:rPr>
        <w:t>2</w:t>
      </w:r>
      <w:r w:rsidRPr="00DE1005">
        <w:rPr>
          <w:rFonts w:ascii="Times New Roman" w:eastAsia="Times New Roman" w:hAnsi="Times New Roman" w:cs="Times New Roman"/>
          <w:b/>
          <w:sz w:val="26"/>
          <w:szCs w:val="26"/>
        </w:rPr>
        <w:t xml:space="preserve">.1 Code Virtual </w:t>
      </w:r>
      <w:proofErr w:type="spellStart"/>
      <w:r w:rsidRPr="00DE1005">
        <w:rPr>
          <w:rFonts w:ascii="Times New Roman" w:eastAsia="Times New Roman" w:hAnsi="Times New Roman" w:cs="Times New Roman"/>
          <w:b/>
          <w:sz w:val="26"/>
          <w:szCs w:val="26"/>
        </w:rPr>
        <w:t>Funcions</w:t>
      </w:r>
      <w:proofErr w:type="spellEnd"/>
      <w:r w:rsidRPr="00DE1005">
        <w:rPr>
          <w:rFonts w:ascii="Times New Roman" w:eastAsia="Times New Roman" w:hAnsi="Times New Roman" w:cs="Times New Roman"/>
          <w:b/>
          <w:sz w:val="26"/>
          <w:szCs w:val="26"/>
        </w:rPr>
        <w:t>.</w:t>
      </w:r>
    </w:p>
    <w:p w14:paraId="369C9601" w14:textId="7C359044" w:rsidR="7E9243BC" w:rsidRPr="00782EF3" w:rsidRDefault="7E9243BC" w:rsidP="6879673E">
      <w:pPr>
        <w:pStyle w:val="u4"/>
        <w:spacing w:before="0" w:after="319" w:line="360" w:lineRule="auto"/>
        <w:jc w:val="both"/>
        <w:rPr>
          <w:rFonts w:ascii="Times New Roman" w:eastAsia="Times New Roman" w:hAnsi="Times New Roman" w:cs="Times New Roman"/>
          <w:b/>
          <w:i w:val="0"/>
          <w:color w:val="auto"/>
        </w:rPr>
      </w:pPr>
      <w:r w:rsidRPr="00782EF3">
        <w:rPr>
          <w:rFonts w:ascii="Times New Roman" w:eastAsia="Times New Roman" w:hAnsi="Times New Roman" w:cs="Times New Roman"/>
          <w:b/>
          <w:i w:val="0"/>
          <w:color w:val="auto"/>
        </w:rPr>
        <w:t xml:space="preserve">b. </w:t>
      </w:r>
      <w:proofErr w:type="spellStart"/>
      <w:r w:rsidRPr="00782EF3">
        <w:rPr>
          <w:rFonts w:ascii="Times New Roman" w:eastAsia="Times New Roman" w:hAnsi="Times New Roman" w:cs="Times New Roman"/>
          <w:b/>
          <w:i w:val="0"/>
          <w:color w:val="auto"/>
        </w:rPr>
        <w:t>Lớp</w:t>
      </w:r>
      <w:proofErr w:type="spellEnd"/>
      <w:r w:rsidRPr="00782EF3">
        <w:rPr>
          <w:rFonts w:ascii="Times New Roman" w:eastAsia="Times New Roman" w:hAnsi="Times New Roman" w:cs="Times New Roman"/>
          <w:b/>
          <w:i w:val="0"/>
          <w:color w:val="auto"/>
        </w:rPr>
        <w:t xml:space="preserve"> Rabbit (Con </w:t>
      </w:r>
      <w:proofErr w:type="spellStart"/>
      <w:r w:rsidRPr="00782EF3">
        <w:rPr>
          <w:rFonts w:ascii="Times New Roman" w:eastAsia="Times New Roman" w:hAnsi="Times New Roman" w:cs="Times New Roman"/>
          <w:b/>
          <w:i w:val="0"/>
          <w:color w:val="auto"/>
        </w:rPr>
        <w:t>mồi</w:t>
      </w:r>
      <w:proofErr w:type="spellEnd"/>
      <w:r w:rsidRPr="00782EF3">
        <w:rPr>
          <w:rFonts w:ascii="Times New Roman" w:eastAsia="Times New Roman" w:hAnsi="Times New Roman" w:cs="Times New Roman"/>
          <w:b/>
          <w:i w:val="0"/>
          <w:color w:val="auto"/>
        </w:rPr>
        <w:t>)</w:t>
      </w:r>
    </w:p>
    <w:p w14:paraId="44189C19" w14:textId="6A092124" w:rsidR="7E9243BC" w:rsidRDefault="7E9243BC" w:rsidP="6879673E">
      <w:pPr>
        <w:pStyle w:val="oancuaDanhsach"/>
        <w:numPr>
          <w:ilvl w:val="0"/>
          <w:numId w:val="13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31E495D0">
        <w:rPr>
          <w:rFonts w:ascii="Times New Roman" w:eastAsia="Times New Roman" w:hAnsi="Times New Roman" w:cs="Times New Roman"/>
          <w:b/>
          <w:bCs/>
          <w:sz w:val="26"/>
          <w:szCs w:val="26"/>
        </w:rPr>
        <w:t>Đặc</w:t>
      </w:r>
      <w:proofErr w:type="spellEnd"/>
      <w:r w:rsidRPr="31E495D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b/>
          <w:bCs/>
          <w:sz w:val="26"/>
          <w:szCs w:val="26"/>
        </w:rPr>
        <w:t>điểm</w:t>
      </w:r>
      <w:proofErr w:type="spellEnd"/>
      <w:r w:rsidRPr="31E495D0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Tốc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độ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di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chuyển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trung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bình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(1.7f),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bán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kính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cảm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nguy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hiểm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senseRadius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150px.</w:t>
      </w:r>
    </w:p>
    <w:p w14:paraId="71EB2229" w14:textId="30B6C3B8" w:rsidR="7E9243BC" w:rsidRDefault="7E9243BC" w:rsidP="6879673E">
      <w:pPr>
        <w:pStyle w:val="oancuaDanhsach"/>
        <w:numPr>
          <w:ilvl w:val="0"/>
          <w:numId w:val="13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31E495D0">
        <w:rPr>
          <w:rFonts w:ascii="Times New Roman" w:eastAsia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31E495D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vi:</w:t>
      </w:r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Ưu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tiên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1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chạy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trốn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Sói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ở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gần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Ưu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tiên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2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tìm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Cỏ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đói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gì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xảy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ra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Thỏ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di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chuyển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ngẫu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nhiên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(Wander).</w:t>
      </w:r>
    </w:p>
    <w:p w14:paraId="1FE4C9D2" w14:textId="5A173621" w:rsidR="00356385" w:rsidRDefault="00356385" w:rsidP="004A113E">
      <w:pPr>
        <w:pStyle w:val="oancuaDanhsach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lang w:eastAsia="en-US"/>
        </w:rPr>
      </w:pPr>
      <w:r w:rsidRPr="00356385">
        <w:rPr>
          <w:rFonts w:eastAsia="Times New Roman"/>
          <w:noProof/>
          <w:lang w:eastAsia="en-US"/>
        </w:rPr>
        <w:drawing>
          <wp:inline distT="0" distB="0" distL="0" distR="0" wp14:anchorId="04788DE1" wp14:editId="31B1ED5F">
            <wp:extent cx="4657458" cy="831650"/>
            <wp:effectExtent l="0" t="0" r="0" b="0"/>
            <wp:docPr id="1427569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-23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180" cy="836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6A72EF" w14:textId="7B1DED48" w:rsidR="00CA6C67" w:rsidRPr="00E5139A" w:rsidRDefault="000A0F72" w:rsidP="00CA6C67">
      <w:pPr>
        <w:pStyle w:val="oancuaDanhsach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lang w:eastAsia="en-US"/>
        </w:rPr>
      </w:pPr>
      <w:proofErr w:type="spellStart"/>
      <w:r w:rsidRPr="00E5139A">
        <w:rPr>
          <w:rFonts w:ascii="Times New Roman" w:eastAsia="Times New Roman" w:hAnsi="Times New Roman" w:cs="Times New Roman"/>
          <w:b/>
          <w:lang w:eastAsia="en-US"/>
        </w:rPr>
        <w:t>Hình</w:t>
      </w:r>
      <w:proofErr w:type="spellEnd"/>
      <w:r w:rsidR="00667CA2" w:rsidRPr="00E5139A">
        <w:rPr>
          <w:rFonts w:ascii="Times New Roman" w:eastAsia="Times New Roman" w:hAnsi="Times New Roman" w:cs="Times New Roman"/>
          <w:b/>
          <w:lang w:eastAsia="en-US"/>
        </w:rPr>
        <w:t xml:space="preserve"> 2.2 </w:t>
      </w:r>
      <w:r w:rsidR="00E5139A" w:rsidRPr="00E5139A">
        <w:rPr>
          <w:rFonts w:ascii="Times New Roman" w:eastAsia="Times New Roman" w:hAnsi="Times New Roman" w:cs="Times New Roman"/>
          <w:b/>
          <w:bCs/>
          <w:lang w:eastAsia="en-US"/>
        </w:rPr>
        <w:t xml:space="preserve">Con </w:t>
      </w:r>
      <w:proofErr w:type="spellStart"/>
      <w:r w:rsidR="00E5139A" w:rsidRPr="00E5139A">
        <w:rPr>
          <w:rFonts w:ascii="Times New Roman" w:eastAsia="Times New Roman" w:hAnsi="Times New Roman" w:cs="Times New Roman"/>
          <w:b/>
          <w:bCs/>
          <w:lang w:eastAsia="en-US"/>
        </w:rPr>
        <w:t>mồi</w:t>
      </w:r>
      <w:proofErr w:type="spellEnd"/>
    </w:p>
    <w:p w14:paraId="2611B1E2" w14:textId="2EAA6839" w:rsidR="7E9243BC" w:rsidRPr="008F71B9" w:rsidRDefault="7E9243BC" w:rsidP="6879673E">
      <w:pPr>
        <w:pStyle w:val="u4"/>
        <w:spacing w:before="0" w:after="319" w:line="360" w:lineRule="auto"/>
        <w:jc w:val="both"/>
        <w:rPr>
          <w:rFonts w:ascii="Times New Roman" w:eastAsia="Times New Roman" w:hAnsi="Times New Roman" w:cs="Times New Roman"/>
          <w:b/>
          <w:i w:val="0"/>
          <w:color w:val="auto"/>
          <w:sz w:val="26"/>
          <w:szCs w:val="26"/>
        </w:rPr>
      </w:pPr>
      <w:r w:rsidRPr="008F71B9">
        <w:rPr>
          <w:rFonts w:ascii="Times New Roman" w:eastAsia="Times New Roman" w:hAnsi="Times New Roman" w:cs="Times New Roman"/>
          <w:b/>
          <w:i w:val="0"/>
          <w:color w:val="auto"/>
          <w:sz w:val="26"/>
          <w:szCs w:val="26"/>
        </w:rPr>
        <w:t xml:space="preserve">c. </w:t>
      </w:r>
      <w:proofErr w:type="spellStart"/>
      <w:r w:rsidRPr="008F71B9">
        <w:rPr>
          <w:rFonts w:ascii="Times New Roman" w:eastAsia="Times New Roman" w:hAnsi="Times New Roman" w:cs="Times New Roman"/>
          <w:b/>
          <w:i w:val="0"/>
          <w:color w:val="auto"/>
          <w:sz w:val="26"/>
          <w:szCs w:val="26"/>
        </w:rPr>
        <w:t>Lớp</w:t>
      </w:r>
      <w:proofErr w:type="spellEnd"/>
      <w:r w:rsidRPr="008F71B9">
        <w:rPr>
          <w:rFonts w:ascii="Times New Roman" w:eastAsia="Times New Roman" w:hAnsi="Times New Roman" w:cs="Times New Roman"/>
          <w:b/>
          <w:i w:val="0"/>
          <w:color w:val="auto"/>
          <w:sz w:val="26"/>
          <w:szCs w:val="26"/>
        </w:rPr>
        <w:t xml:space="preserve"> Wolf (</w:t>
      </w:r>
      <w:proofErr w:type="spellStart"/>
      <w:r w:rsidRPr="008F71B9">
        <w:rPr>
          <w:rFonts w:ascii="Times New Roman" w:eastAsia="Times New Roman" w:hAnsi="Times New Roman" w:cs="Times New Roman"/>
          <w:b/>
          <w:i w:val="0"/>
          <w:color w:val="auto"/>
          <w:sz w:val="26"/>
          <w:szCs w:val="26"/>
        </w:rPr>
        <w:t>Kẻ</w:t>
      </w:r>
      <w:proofErr w:type="spellEnd"/>
      <w:r w:rsidRPr="008F71B9">
        <w:rPr>
          <w:rFonts w:ascii="Times New Roman" w:eastAsia="Times New Roman" w:hAnsi="Times New Roman" w:cs="Times New Roman"/>
          <w:b/>
          <w:i w:val="0"/>
          <w:color w:val="auto"/>
          <w:sz w:val="26"/>
          <w:szCs w:val="26"/>
        </w:rPr>
        <w:t xml:space="preserve"> </w:t>
      </w:r>
      <w:proofErr w:type="spellStart"/>
      <w:r w:rsidRPr="008F71B9">
        <w:rPr>
          <w:rFonts w:ascii="Times New Roman" w:eastAsia="Times New Roman" w:hAnsi="Times New Roman" w:cs="Times New Roman"/>
          <w:b/>
          <w:i w:val="0"/>
          <w:color w:val="auto"/>
          <w:sz w:val="26"/>
          <w:szCs w:val="26"/>
        </w:rPr>
        <w:t>săn</w:t>
      </w:r>
      <w:proofErr w:type="spellEnd"/>
      <w:r w:rsidRPr="008F71B9">
        <w:rPr>
          <w:rFonts w:ascii="Times New Roman" w:eastAsia="Times New Roman" w:hAnsi="Times New Roman" w:cs="Times New Roman"/>
          <w:b/>
          <w:i w:val="0"/>
          <w:color w:val="auto"/>
          <w:sz w:val="26"/>
          <w:szCs w:val="26"/>
        </w:rPr>
        <w:t xml:space="preserve"> </w:t>
      </w:r>
      <w:proofErr w:type="spellStart"/>
      <w:r w:rsidRPr="008F71B9">
        <w:rPr>
          <w:rFonts w:ascii="Times New Roman" w:eastAsia="Times New Roman" w:hAnsi="Times New Roman" w:cs="Times New Roman"/>
          <w:b/>
          <w:i w:val="0"/>
          <w:color w:val="auto"/>
          <w:sz w:val="26"/>
          <w:szCs w:val="26"/>
        </w:rPr>
        <w:t>mồi</w:t>
      </w:r>
      <w:proofErr w:type="spellEnd"/>
      <w:r w:rsidRPr="008F71B9">
        <w:rPr>
          <w:rFonts w:ascii="Times New Roman" w:eastAsia="Times New Roman" w:hAnsi="Times New Roman" w:cs="Times New Roman"/>
          <w:b/>
          <w:i w:val="0"/>
          <w:color w:val="auto"/>
          <w:sz w:val="26"/>
          <w:szCs w:val="26"/>
        </w:rPr>
        <w:t>)</w:t>
      </w:r>
    </w:p>
    <w:p w14:paraId="268F6B3E" w14:textId="6AC6D35A" w:rsidR="7E9243BC" w:rsidRDefault="7E9243BC" w:rsidP="6879673E">
      <w:pPr>
        <w:pStyle w:val="oancuaDanhsach"/>
        <w:numPr>
          <w:ilvl w:val="0"/>
          <w:numId w:val="12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31E495D0">
        <w:rPr>
          <w:rFonts w:ascii="Times New Roman" w:eastAsia="Times New Roman" w:hAnsi="Times New Roman" w:cs="Times New Roman"/>
          <w:b/>
          <w:bCs/>
          <w:sz w:val="26"/>
          <w:szCs w:val="26"/>
        </w:rPr>
        <w:t>Đặc</w:t>
      </w:r>
      <w:proofErr w:type="spellEnd"/>
      <w:r w:rsidRPr="31E495D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b/>
          <w:bCs/>
          <w:sz w:val="26"/>
          <w:szCs w:val="26"/>
        </w:rPr>
        <w:t>điểm</w:t>
      </w:r>
      <w:proofErr w:type="spellEnd"/>
      <w:r w:rsidRPr="31E495D0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Tốc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độ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di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chuyển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nhanh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hơn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Thỏ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chút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(2.0f)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khả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đuổi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kịp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nhưng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tiêu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hao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nhanh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hơn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73E099D" w14:textId="380137CE" w:rsidR="7E9243BC" w:rsidRDefault="7E9243BC" w:rsidP="6879673E">
      <w:pPr>
        <w:pStyle w:val="oancuaDanhsach"/>
        <w:numPr>
          <w:ilvl w:val="0"/>
          <w:numId w:val="12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31E495D0">
        <w:rPr>
          <w:rFonts w:ascii="Times New Roman" w:eastAsia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31E495D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vi:</w:t>
      </w:r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Quét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sách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Thỏ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bản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đồ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tìm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con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gần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nhất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di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chuyển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thẳng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tới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mục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tiêu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52D8519" w14:textId="436396FE" w:rsidR="007506D9" w:rsidRDefault="007506D9" w:rsidP="00C5432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lang w:eastAsia="en-US"/>
        </w:rPr>
      </w:pPr>
      <w:r w:rsidRPr="007506D9">
        <w:rPr>
          <w:rFonts w:eastAsia="Times New Roman"/>
          <w:noProof/>
          <w:lang w:eastAsia="en-US"/>
        </w:rPr>
        <w:drawing>
          <wp:inline distT="0" distB="0" distL="0" distR="0" wp14:anchorId="0400FE6E" wp14:editId="1E34B4D1">
            <wp:extent cx="3068033" cy="1779104"/>
            <wp:effectExtent l="0" t="0" r="0" b="0"/>
            <wp:docPr id="6234823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2819" cy="1787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3FF60" w14:textId="63D9FC87" w:rsidR="007506D9" w:rsidRPr="000A0554" w:rsidRDefault="007506D9" w:rsidP="007506D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lang w:eastAsia="en-US"/>
        </w:rPr>
      </w:pPr>
      <w:proofErr w:type="spellStart"/>
      <w:r w:rsidRPr="000A0554">
        <w:rPr>
          <w:rFonts w:ascii="Times New Roman" w:eastAsia="Times New Roman" w:hAnsi="Times New Roman" w:cs="Times New Roman"/>
          <w:b/>
          <w:lang w:eastAsia="en-US"/>
        </w:rPr>
        <w:t>Hình</w:t>
      </w:r>
      <w:proofErr w:type="spellEnd"/>
      <w:r w:rsidR="00E5139A" w:rsidRPr="000A0554">
        <w:rPr>
          <w:rFonts w:ascii="Times New Roman" w:eastAsia="Times New Roman" w:hAnsi="Times New Roman" w:cs="Times New Roman"/>
          <w:b/>
          <w:lang w:eastAsia="en-US"/>
        </w:rPr>
        <w:t xml:space="preserve"> </w:t>
      </w:r>
      <w:r w:rsidR="00F3125C" w:rsidRPr="000A0554">
        <w:rPr>
          <w:rFonts w:ascii="Times New Roman" w:eastAsia="Times New Roman" w:hAnsi="Times New Roman" w:cs="Times New Roman"/>
          <w:b/>
          <w:lang w:eastAsia="en-US"/>
        </w:rPr>
        <w:t>2.3</w:t>
      </w:r>
      <w:r w:rsidR="000A0554" w:rsidRPr="000A0554">
        <w:rPr>
          <w:rFonts w:ascii="Times New Roman" w:eastAsia="Times New Roman" w:hAnsi="Times New Roman" w:cs="Times New Roman"/>
          <w:b/>
          <w:bCs/>
          <w:lang w:eastAsia="en-US"/>
        </w:rPr>
        <w:t xml:space="preserve"> </w:t>
      </w:r>
      <w:proofErr w:type="spellStart"/>
      <w:r w:rsidR="000A0554" w:rsidRPr="000A0554">
        <w:rPr>
          <w:rFonts w:ascii="Times New Roman" w:eastAsia="Times New Roman" w:hAnsi="Times New Roman" w:cs="Times New Roman"/>
          <w:b/>
          <w:bCs/>
          <w:lang w:eastAsia="en-US"/>
        </w:rPr>
        <w:t>Kẻ</w:t>
      </w:r>
      <w:proofErr w:type="spellEnd"/>
      <w:r w:rsidR="000A0554" w:rsidRPr="000A0554">
        <w:rPr>
          <w:rFonts w:ascii="Times New Roman" w:eastAsia="Times New Roman" w:hAnsi="Times New Roman" w:cs="Times New Roman"/>
          <w:b/>
          <w:bCs/>
          <w:lang w:eastAsia="en-US"/>
        </w:rPr>
        <w:t xml:space="preserve"> </w:t>
      </w:r>
      <w:proofErr w:type="spellStart"/>
      <w:r w:rsidR="000A0554" w:rsidRPr="000A0554">
        <w:rPr>
          <w:rFonts w:ascii="Times New Roman" w:eastAsia="Times New Roman" w:hAnsi="Times New Roman" w:cs="Times New Roman"/>
          <w:b/>
          <w:bCs/>
          <w:lang w:eastAsia="en-US"/>
        </w:rPr>
        <w:t>săn</w:t>
      </w:r>
      <w:proofErr w:type="spellEnd"/>
      <w:r w:rsidR="000A0554" w:rsidRPr="000A0554">
        <w:rPr>
          <w:rFonts w:ascii="Times New Roman" w:eastAsia="Times New Roman" w:hAnsi="Times New Roman" w:cs="Times New Roman"/>
          <w:b/>
          <w:bCs/>
          <w:lang w:eastAsia="en-US"/>
        </w:rPr>
        <w:t xml:space="preserve"> </w:t>
      </w:r>
      <w:proofErr w:type="spellStart"/>
      <w:r w:rsidR="000A0554" w:rsidRPr="000A0554">
        <w:rPr>
          <w:rFonts w:ascii="Times New Roman" w:eastAsia="Times New Roman" w:hAnsi="Times New Roman" w:cs="Times New Roman"/>
          <w:b/>
          <w:bCs/>
          <w:lang w:eastAsia="en-US"/>
        </w:rPr>
        <w:t>mồi</w:t>
      </w:r>
      <w:proofErr w:type="spellEnd"/>
    </w:p>
    <w:p w14:paraId="1585398F" w14:textId="77777777" w:rsidR="007506D9" w:rsidRPr="007506D9" w:rsidRDefault="007506D9" w:rsidP="007506D9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5C68E9AA" w14:textId="07704F7A" w:rsidR="7E9243BC" w:rsidRPr="00782EF3" w:rsidRDefault="7E9243BC" w:rsidP="6879673E">
      <w:pPr>
        <w:pStyle w:val="u2"/>
        <w:spacing w:before="0" w:after="299" w:line="360" w:lineRule="auto"/>
        <w:jc w:val="both"/>
        <w:rPr>
          <w:rFonts w:ascii="Times New Roman" w:eastAsia="Times New Roman" w:hAnsi="Times New Roman" w:cs="Times New Roman"/>
          <w:b/>
          <w:color w:val="auto"/>
          <w:sz w:val="36"/>
          <w:szCs w:val="36"/>
        </w:rPr>
      </w:pPr>
      <w:bookmarkStart w:id="44" w:name="_Toc219286441"/>
      <w:bookmarkStart w:id="45" w:name="_Toc219294432"/>
      <w:r w:rsidRPr="00782EF3">
        <w:rPr>
          <w:rFonts w:ascii="Times New Roman" w:eastAsia="Times New Roman" w:hAnsi="Times New Roman" w:cs="Times New Roman"/>
          <w:b/>
          <w:color w:val="auto"/>
          <w:sz w:val="36"/>
          <w:szCs w:val="36"/>
        </w:rPr>
        <w:t xml:space="preserve">2.3. </w:t>
      </w:r>
      <w:proofErr w:type="spellStart"/>
      <w:r w:rsidRPr="00782EF3">
        <w:rPr>
          <w:rFonts w:ascii="Times New Roman" w:eastAsia="Times New Roman" w:hAnsi="Times New Roman" w:cs="Times New Roman"/>
          <w:b/>
          <w:color w:val="auto"/>
          <w:sz w:val="36"/>
          <w:szCs w:val="36"/>
        </w:rPr>
        <w:t>Giải</w:t>
      </w:r>
      <w:proofErr w:type="spellEnd"/>
      <w:r w:rsidRPr="00782EF3">
        <w:rPr>
          <w:rFonts w:ascii="Times New Roman" w:eastAsia="Times New Roman" w:hAnsi="Times New Roman" w:cs="Times New Roman"/>
          <w:b/>
          <w:color w:val="auto"/>
          <w:sz w:val="36"/>
          <w:szCs w:val="36"/>
        </w:rPr>
        <w:t xml:space="preserve"> </w:t>
      </w:r>
      <w:proofErr w:type="spellStart"/>
      <w:r w:rsidRPr="00782EF3">
        <w:rPr>
          <w:rFonts w:ascii="Times New Roman" w:eastAsia="Times New Roman" w:hAnsi="Times New Roman" w:cs="Times New Roman"/>
          <w:b/>
          <w:color w:val="auto"/>
          <w:sz w:val="36"/>
          <w:szCs w:val="36"/>
        </w:rPr>
        <w:t>thuật</w:t>
      </w:r>
      <w:proofErr w:type="spellEnd"/>
      <w:r w:rsidRPr="00782EF3">
        <w:rPr>
          <w:rFonts w:ascii="Times New Roman" w:eastAsia="Times New Roman" w:hAnsi="Times New Roman" w:cs="Times New Roman"/>
          <w:b/>
          <w:color w:val="auto"/>
          <w:sz w:val="36"/>
          <w:szCs w:val="36"/>
        </w:rPr>
        <w:t xml:space="preserve"> </w:t>
      </w:r>
      <w:proofErr w:type="spellStart"/>
      <w:r w:rsidRPr="00782EF3">
        <w:rPr>
          <w:rFonts w:ascii="Times New Roman" w:eastAsia="Times New Roman" w:hAnsi="Times New Roman" w:cs="Times New Roman"/>
          <w:b/>
          <w:color w:val="auto"/>
          <w:sz w:val="36"/>
          <w:szCs w:val="36"/>
        </w:rPr>
        <w:t>và</w:t>
      </w:r>
      <w:proofErr w:type="spellEnd"/>
      <w:r w:rsidRPr="00782EF3">
        <w:rPr>
          <w:rFonts w:ascii="Times New Roman" w:eastAsia="Times New Roman" w:hAnsi="Times New Roman" w:cs="Times New Roman"/>
          <w:b/>
          <w:color w:val="auto"/>
          <w:sz w:val="36"/>
          <w:szCs w:val="36"/>
        </w:rPr>
        <w:t xml:space="preserve"> </w:t>
      </w:r>
      <w:r w:rsidR="003D3ACC" w:rsidRPr="00782EF3">
        <w:rPr>
          <w:rFonts w:ascii="Times New Roman" w:eastAsia="Times New Roman" w:hAnsi="Times New Roman" w:cs="Times New Roman"/>
          <w:b/>
          <w:color w:val="auto"/>
          <w:sz w:val="36"/>
          <w:szCs w:val="36"/>
        </w:rPr>
        <w:t>C</w:t>
      </w:r>
      <w:r w:rsidRPr="00782EF3">
        <w:rPr>
          <w:rFonts w:ascii="Times New Roman" w:eastAsia="Times New Roman" w:hAnsi="Times New Roman" w:cs="Times New Roman"/>
          <w:b/>
          <w:color w:val="auto"/>
          <w:sz w:val="36"/>
          <w:szCs w:val="36"/>
        </w:rPr>
        <w:t xml:space="preserve">ài </w:t>
      </w:r>
      <w:proofErr w:type="spellStart"/>
      <w:r w:rsidRPr="00782EF3">
        <w:rPr>
          <w:rFonts w:ascii="Times New Roman" w:eastAsia="Times New Roman" w:hAnsi="Times New Roman" w:cs="Times New Roman"/>
          <w:b/>
          <w:color w:val="auto"/>
          <w:sz w:val="36"/>
          <w:szCs w:val="36"/>
        </w:rPr>
        <w:t>đặt</w:t>
      </w:r>
      <w:proofErr w:type="spellEnd"/>
      <w:r w:rsidRPr="00782EF3">
        <w:rPr>
          <w:rFonts w:ascii="Times New Roman" w:eastAsia="Times New Roman" w:hAnsi="Times New Roman" w:cs="Times New Roman"/>
          <w:b/>
          <w:color w:val="auto"/>
          <w:sz w:val="36"/>
          <w:szCs w:val="36"/>
        </w:rPr>
        <w:t xml:space="preserve"> chi </w:t>
      </w:r>
      <w:proofErr w:type="spellStart"/>
      <w:r w:rsidRPr="00782EF3">
        <w:rPr>
          <w:rFonts w:ascii="Times New Roman" w:eastAsia="Times New Roman" w:hAnsi="Times New Roman" w:cs="Times New Roman"/>
          <w:b/>
          <w:color w:val="auto"/>
          <w:sz w:val="36"/>
          <w:szCs w:val="36"/>
        </w:rPr>
        <w:t>tiết</w:t>
      </w:r>
      <w:proofErr w:type="spellEnd"/>
      <w:r w:rsidRPr="00782EF3">
        <w:rPr>
          <w:rFonts w:ascii="Times New Roman" w:eastAsia="Times New Roman" w:hAnsi="Times New Roman" w:cs="Times New Roman"/>
          <w:b/>
          <w:color w:val="auto"/>
          <w:sz w:val="36"/>
          <w:szCs w:val="36"/>
        </w:rPr>
        <w:t xml:space="preserve"> (Implementation)</w:t>
      </w:r>
      <w:bookmarkEnd w:id="44"/>
      <w:bookmarkEnd w:id="45"/>
    </w:p>
    <w:p w14:paraId="6F9C01B4" w14:textId="3395BD5B" w:rsidR="7E9243BC" w:rsidRPr="00782EF3" w:rsidRDefault="7E9243BC" w:rsidP="6879673E">
      <w:pPr>
        <w:pStyle w:val="u3"/>
        <w:spacing w:before="0" w:after="281" w:line="360" w:lineRule="auto"/>
        <w:jc w:val="both"/>
        <w:rPr>
          <w:rFonts w:ascii="Times New Roman" w:eastAsia="Times New Roman" w:hAnsi="Times New Roman" w:cs="Times New Roman"/>
          <w:b/>
          <w:color w:val="auto"/>
        </w:rPr>
      </w:pPr>
      <w:bookmarkStart w:id="46" w:name="_Toc219286442"/>
      <w:bookmarkStart w:id="47" w:name="_Toc219294433"/>
      <w:r w:rsidRPr="00782EF3">
        <w:rPr>
          <w:rFonts w:ascii="Times New Roman" w:eastAsia="Times New Roman" w:hAnsi="Times New Roman" w:cs="Times New Roman"/>
          <w:b/>
          <w:color w:val="auto"/>
        </w:rPr>
        <w:t xml:space="preserve">2.3.1. </w:t>
      </w:r>
      <w:proofErr w:type="spellStart"/>
      <w:r w:rsidRPr="00782EF3">
        <w:rPr>
          <w:rFonts w:ascii="Times New Roman" w:eastAsia="Times New Roman" w:hAnsi="Times New Roman" w:cs="Times New Roman"/>
          <w:b/>
          <w:color w:val="auto"/>
        </w:rPr>
        <w:t>Kỹ</w:t>
      </w:r>
      <w:proofErr w:type="spellEnd"/>
      <w:r w:rsidRPr="00782EF3">
        <w:rPr>
          <w:rFonts w:ascii="Times New Roman" w:eastAsia="Times New Roman" w:hAnsi="Times New Roman" w:cs="Times New Roman"/>
          <w:b/>
          <w:color w:val="auto"/>
        </w:rPr>
        <w:t xml:space="preserve"> </w:t>
      </w:r>
      <w:proofErr w:type="spellStart"/>
      <w:r w:rsidRPr="00782EF3">
        <w:rPr>
          <w:rFonts w:ascii="Times New Roman" w:eastAsia="Times New Roman" w:hAnsi="Times New Roman" w:cs="Times New Roman"/>
          <w:b/>
          <w:color w:val="auto"/>
        </w:rPr>
        <w:t>thuật</w:t>
      </w:r>
      <w:proofErr w:type="spellEnd"/>
      <w:r w:rsidRPr="00782EF3">
        <w:rPr>
          <w:rFonts w:ascii="Times New Roman" w:eastAsia="Times New Roman" w:hAnsi="Times New Roman" w:cs="Times New Roman"/>
          <w:b/>
          <w:color w:val="auto"/>
        </w:rPr>
        <w:t xml:space="preserve"> Animation (</w:t>
      </w:r>
      <w:proofErr w:type="spellStart"/>
      <w:r w:rsidRPr="00782EF3">
        <w:rPr>
          <w:rFonts w:ascii="Times New Roman" w:eastAsia="Times New Roman" w:hAnsi="Times New Roman" w:cs="Times New Roman"/>
          <w:b/>
          <w:color w:val="auto"/>
        </w:rPr>
        <w:t>Hoạt</w:t>
      </w:r>
      <w:proofErr w:type="spellEnd"/>
      <w:r w:rsidRPr="00782EF3">
        <w:rPr>
          <w:rFonts w:ascii="Times New Roman" w:eastAsia="Times New Roman" w:hAnsi="Times New Roman" w:cs="Times New Roman"/>
          <w:b/>
          <w:color w:val="auto"/>
        </w:rPr>
        <w:t xml:space="preserve"> </w:t>
      </w:r>
      <w:proofErr w:type="spellStart"/>
      <w:r w:rsidRPr="00782EF3">
        <w:rPr>
          <w:rFonts w:ascii="Times New Roman" w:eastAsia="Times New Roman" w:hAnsi="Times New Roman" w:cs="Times New Roman"/>
          <w:b/>
          <w:color w:val="auto"/>
        </w:rPr>
        <w:t>hình</w:t>
      </w:r>
      <w:proofErr w:type="spellEnd"/>
      <w:r w:rsidRPr="00782EF3">
        <w:rPr>
          <w:rFonts w:ascii="Times New Roman" w:eastAsia="Times New Roman" w:hAnsi="Times New Roman" w:cs="Times New Roman"/>
          <w:b/>
          <w:color w:val="auto"/>
        </w:rPr>
        <w:t xml:space="preserve"> sprite)</w:t>
      </w:r>
      <w:bookmarkEnd w:id="46"/>
      <w:bookmarkEnd w:id="47"/>
    </w:p>
    <w:p w14:paraId="1F08FFB7" w14:textId="1C568F00" w:rsidR="7E9243BC" w:rsidRDefault="7E9243BC" w:rsidP="6879673E">
      <w:pPr>
        <w:spacing w:after="24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cảm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giác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chúng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tôi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ảnh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tĩnh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mà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kỹ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thuật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Sprite Sheet Animation.</w:t>
      </w:r>
    </w:p>
    <w:p w14:paraId="55881C2C" w14:textId="6283C595" w:rsidR="7E9243BC" w:rsidRDefault="7E9243BC" w:rsidP="6879673E">
      <w:pPr>
        <w:spacing w:after="24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Trong file Entity.cpp,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hàm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gramStart"/>
      <w:r w:rsidRPr="31E495D0">
        <w:rPr>
          <w:rFonts w:ascii="Times New Roman" w:eastAsia="Times New Roman" w:hAnsi="Times New Roman" w:cs="Times New Roman"/>
          <w:sz w:val="26"/>
          <w:szCs w:val="26"/>
        </w:rPr>
        <w:t>animate(</w:t>
      </w:r>
      <w:proofErr w:type="gram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hoạt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7C1A6F56" w14:textId="5FBDB24F" w:rsidR="7E9243BC" w:rsidRDefault="7E9243BC" w:rsidP="6879673E">
      <w:pPr>
        <w:pStyle w:val="oancuaDanhsach"/>
        <w:numPr>
          <w:ilvl w:val="0"/>
          <w:numId w:val="11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biến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tích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lũy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animationTimer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đếm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gian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trôi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qua.</w:t>
      </w:r>
    </w:p>
    <w:p w14:paraId="5628A4F2" w14:textId="2C1600B9" w:rsidR="7E9243BC" w:rsidRDefault="7E9243BC" w:rsidP="6879673E">
      <w:pPr>
        <w:pStyle w:val="oancuaDanhsach"/>
        <w:numPr>
          <w:ilvl w:val="0"/>
          <w:numId w:val="11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Khi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gian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vượt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quá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frameDuration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(0.1s),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khung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currentFrame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tăng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lên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1.</w:t>
      </w:r>
    </w:p>
    <w:p w14:paraId="4A56B435" w14:textId="49807403" w:rsidR="7E9243BC" w:rsidRDefault="7E9243BC" w:rsidP="6879673E">
      <w:pPr>
        <w:pStyle w:val="oancuaDanhsach"/>
        <w:numPr>
          <w:ilvl w:val="0"/>
          <w:numId w:val="11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chữ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nhật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cắt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ảnh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currentRect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chuyển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sang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phải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đoạn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bằng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chiều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rộng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khung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frameWidth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1B71DDC3" w14:textId="739BE29F" w:rsidR="7E9243BC" w:rsidRDefault="7E9243BC" w:rsidP="6879673E">
      <w:pPr>
        <w:pStyle w:val="oancuaDanhsach"/>
        <w:numPr>
          <w:ilvl w:val="0"/>
          <w:numId w:val="11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đi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hết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dải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ảnh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quay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0,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vòng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lặp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chuyển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liên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tục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E4E1F79" w14:textId="2196F302" w:rsidR="7E9243BC" w:rsidRPr="00782EF3" w:rsidRDefault="7E9243BC" w:rsidP="6879673E">
      <w:pPr>
        <w:pStyle w:val="u3"/>
        <w:spacing w:before="0" w:after="281" w:line="360" w:lineRule="auto"/>
        <w:jc w:val="both"/>
        <w:rPr>
          <w:rFonts w:ascii="Times New Roman" w:eastAsia="Times New Roman" w:hAnsi="Times New Roman" w:cs="Times New Roman"/>
          <w:b/>
          <w:color w:val="auto"/>
        </w:rPr>
      </w:pPr>
      <w:bookmarkStart w:id="48" w:name="_Toc219286443"/>
      <w:bookmarkStart w:id="49" w:name="_Toc219294434"/>
      <w:r w:rsidRPr="00782EF3">
        <w:rPr>
          <w:rFonts w:ascii="Times New Roman" w:eastAsia="Times New Roman" w:hAnsi="Times New Roman" w:cs="Times New Roman"/>
          <w:b/>
          <w:color w:val="auto"/>
        </w:rPr>
        <w:t xml:space="preserve">2.3.2. </w:t>
      </w:r>
      <w:proofErr w:type="spellStart"/>
      <w:r w:rsidRPr="00782EF3">
        <w:rPr>
          <w:rFonts w:ascii="Times New Roman" w:eastAsia="Times New Roman" w:hAnsi="Times New Roman" w:cs="Times New Roman"/>
          <w:b/>
          <w:color w:val="auto"/>
        </w:rPr>
        <w:t>Thuật</w:t>
      </w:r>
      <w:proofErr w:type="spellEnd"/>
      <w:r w:rsidRPr="00782EF3">
        <w:rPr>
          <w:rFonts w:ascii="Times New Roman" w:eastAsia="Times New Roman" w:hAnsi="Times New Roman" w:cs="Times New Roman"/>
          <w:b/>
          <w:color w:val="auto"/>
        </w:rPr>
        <w:t xml:space="preserve"> </w:t>
      </w:r>
      <w:proofErr w:type="spellStart"/>
      <w:r w:rsidRPr="00782EF3">
        <w:rPr>
          <w:rFonts w:ascii="Times New Roman" w:eastAsia="Times New Roman" w:hAnsi="Times New Roman" w:cs="Times New Roman"/>
          <w:b/>
          <w:color w:val="auto"/>
        </w:rPr>
        <w:t>toán</w:t>
      </w:r>
      <w:proofErr w:type="spellEnd"/>
      <w:r w:rsidRPr="00782EF3">
        <w:rPr>
          <w:rFonts w:ascii="Times New Roman" w:eastAsia="Times New Roman" w:hAnsi="Times New Roman" w:cs="Times New Roman"/>
          <w:b/>
          <w:color w:val="auto"/>
        </w:rPr>
        <w:t xml:space="preserve"> di </w:t>
      </w:r>
      <w:proofErr w:type="spellStart"/>
      <w:r w:rsidRPr="00782EF3">
        <w:rPr>
          <w:rFonts w:ascii="Times New Roman" w:eastAsia="Times New Roman" w:hAnsi="Times New Roman" w:cs="Times New Roman"/>
          <w:b/>
          <w:color w:val="auto"/>
        </w:rPr>
        <w:t>chuyển</w:t>
      </w:r>
      <w:proofErr w:type="spellEnd"/>
      <w:r w:rsidRPr="00782EF3">
        <w:rPr>
          <w:rFonts w:ascii="Times New Roman" w:eastAsia="Times New Roman" w:hAnsi="Times New Roman" w:cs="Times New Roman"/>
          <w:b/>
          <w:color w:val="auto"/>
        </w:rPr>
        <w:t xml:space="preserve"> </w:t>
      </w:r>
      <w:proofErr w:type="spellStart"/>
      <w:r w:rsidRPr="00782EF3">
        <w:rPr>
          <w:rFonts w:ascii="Times New Roman" w:eastAsia="Times New Roman" w:hAnsi="Times New Roman" w:cs="Times New Roman"/>
          <w:b/>
          <w:color w:val="auto"/>
        </w:rPr>
        <w:t>và</w:t>
      </w:r>
      <w:proofErr w:type="spellEnd"/>
      <w:r w:rsidRPr="00782EF3">
        <w:rPr>
          <w:rFonts w:ascii="Times New Roman" w:eastAsia="Times New Roman" w:hAnsi="Times New Roman" w:cs="Times New Roman"/>
          <w:b/>
          <w:color w:val="auto"/>
        </w:rPr>
        <w:t xml:space="preserve"> </w:t>
      </w:r>
      <w:proofErr w:type="spellStart"/>
      <w:r w:rsidRPr="00782EF3">
        <w:rPr>
          <w:rFonts w:ascii="Times New Roman" w:eastAsia="Times New Roman" w:hAnsi="Times New Roman" w:cs="Times New Roman"/>
          <w:b/>
          <w:color w:val="auto"/>
        </w:rPr>
        <w:t>tìm</w:t>
      </w:r>
      <w:proofErr w:type="spellEnd"/>
      <w:r w:rsidRPr="00782EF3">
        <w:rPr>
          <w:rFonts w:ascii="Times New Roman" w:eastAsia="Times New Roman" w:hAnsi="Times New Roman" w:cs="Times New Roman"/>
          <w:b/>
          <w:color w:val="auto"/>
        </w:rPr>
        <w:t xml:space="preserve"> </w:t>
      </w:r>
      <w:proofErr w:type="spellStart"/>
      <w:r w:rsidRPr="00782EF3">
        <w:rPr>
          <w:rFonts w:ascii="Times New Roman" w:eastAsia="Times New Roman" w:hAnsi="Times New Roman" w:cs="Times New Roman"/>
          <w:b/>
          <w:color w:val="auto"/>
        </w:rPr>
        <w:t>đường</w:t>
      </w:r>
      <w:proofErr w:type="spellEnd"/>
      <w:r w:rsidRPr="00782EF3">
        <w:rPr>
          <w:rFonts w:ascii="Times New Roman" w:eastAsia="Times New Roman" w:hAnsi="Times New Roman" w:cs="Times New Roman"/>
          <w:b/>
          <w:color w:val="auto"/>
        </w:rPr>
        <w:t xml:space="preserve"> (AI Movement)</w:t>
      </w:r>
      <w:bookmarkEnd w:id="48"/>
      <w:bookmarkEnd w:id="49"/>
    </w:p>
    <w:p w14:paraId="20FE273C" w14:textId="0D9029B7" w:rsidR="7E9243BC" w:rsidRPr="00782EF3" w:rsidRDefault="7E9243BC" w:rsidP="6879673E">
      <w:pPr>
        <w:pStyle w:val="u4"/>
        <w:spacing w:before="0" w:after="319" w:line="360" w:lineRule="auto"/>
        <w:jc w:val="both"/>
        <w:rPr>
          <w:rFonts w:ascii="Times New Roman" w:eastAsia="Times New Roman" w:hAnsi="Times New Roman" w:cs="Times New Roman"/>
          <w:b/>
          <w:i w:val="0"/>
          <w:color w:val="auto"/>
        </w:rPr>
      </w:pPr>
      <w:r w:rsidRPr="00782EF3">
        <w:rPr>
          <w:rFonts w:ascii="Times New Roman" w:eastAsia="Times New Roman" w:hAnsi="Times New Roman" w:cs="Times New Roman"/>
          <w:b/>
          <w:i w:val="0"/>
          <w:color w:val="auto"/>
        </w:rPr>
        <w:t xml:space="preserve">a. Vector </w:t>
      </w:r>
      <w:proofErr w:type="spellStart"/>
      <w:r w:rsidRPr="00782EF3">
        <w:rPr>
          <w:rFonts w:ascii="Times New Roman" w:eastAsia="Times New Roman" w:hAnsi="Times New Roman" w:cs="Times New Roman"/>
          <w:b/>
          <w:i w:val="0"/>
          <w:color w:val="auto"/>
        </w:rPr>
        <w:t>hướng</w:t>
      </w:r>
      <w:proofErr w:type="spellEnd"/>
      <w:r w:rsidRPr="00782EF3">
        <w:rPr>
          <w:rFonts w:ascii="Times New Roman" w:eastAsia="Times New Roman" w:hAnsi="Times New Roman" w:cs="Times New Roman"/>
          <w:b/>
          <w:i w:val="0"/>
          <w:color w:val="auto"/>
        </w:rPr>
        <w:t xml:space="preserve"> di </w:t>
      </w:r>
      <w:proofErr w:type="spellStart"/>
      <w:r w:rsidRPr="00782EF3">
        <w:rPr>
          <w:rFonts w:ascii="Times New Roman" w:eastAsia="Times New Roman" w:hAnsi="Times New Roman" w:cs="Times New Roman"/>
          <w:b/>
          <w:i w:val="0"/>
          <w:color w:val="auto"/>
        </w:rPr>
        <w:t>chuyển</w:t>
      </w:r>
      <w:proofErr w:type="spellEnd"/>
    </w:p>
    <w:p w14:paraId="2FEF2EEC" w14:textId="3552E03A" w:rsidR="7E9243BC" w:rsidRDefault="7E9243BC" w:rsidP="6879673E">
      <w:pPr>
        <w:spacing w:after="24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Mọi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chuyển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game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đều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dựa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Đại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tuyến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di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chuyển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A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B:</w:t>
      </w:r>
    </w:p>
    <w:p w14:paraId="225A5E81" w14:textId="79DE2F12" w:rsidR="7E9243BC" w:rsidRDefault="7E9243BC" w:rsidP="6879673E">
      <w:pPr>
        <w:pStyle w:val="oancuaDanhsach"/>
        <w:numPr>
          <w:ilvl w:val="0"/>
          <w:numId w:val="10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Vector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hướng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 w:rsidR="125D50CF" w:rsidRPr="31E495D0">
        <w:rPr>
          <w:rFonts w:ascii="Times New Roman" w:eastAsia="Times New Roman" w:hAnsi="Times New Roman" w:cs="Times New Roman"/>
          <w:sz w:val="26"/>
          <w:szCs w:val="26"/>
        </w:rPr>
        <w:t>D = B - A</w:t>
      </w:r>
    </w:p>
    <w:p w14:paraId="41318295" w14:textId="77777777" w:rsidR="00832A5B" w:rsidRPr="00832A5B" w:rsidRDefault="7E9243BC" w:rsidP="00DC48F9">
      <w:pPr>
        <w:pStyle w:val="oancuaDanhsach"/>
        <w:numPr>
          <w:ilvl w:val="0"/>
          <w:numId w:val="10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độ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dài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Vector: </w:t>
      </w:r>
      <m:oMath>
        <m:r>
          <w:rPr>
            <w:rFonts w:ascii="Cambria Math" w:hAnsi="Cambria Math"/>
          </w:rPr>
          <m:t>L=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r w:rsidR="00DC48F9">
        <w:rPr>
          <w:rFonts w:ascii="Times New Roman" w:eastAsia="Times New Roman" w:hAnsi="Times New Roman" w:cs="Times New Roman"/>
        </w:rPr>
        <w:t xml:space="preserve"> </w:t>
      </w:r>
    </w:p>
    <w:p w14:paraId="481B5CDA" w14:textId="5D0919D9" w:rsidR="7E9243BC" w:rsidRPr="00DC48F9" w:rsidRDefault="00E17973" w:rsidP="00832A5B">
      <w:pPr>
        <w:spacing w:before="240" w:after="240" w:line="360" w:lineRule="auto"/>
        <w:ind w:left="36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</w:t>
      </w:r>
      <w:proofErr w:type="spellStart"/>
      <w:r w:rsidR="00DC48F9" w:rsidRPr="00DC48F9">
        <w:rPr>
          <w:rFonts w:ascii="Times New Roman" w:eastAsia="Times New Roman" w:hAnsi="Times New Roman" w:cs="Times New Roman"/>
        </w:rPr>
        <w:t>Đây</w:t>
      </w:r>
      <w:proofErr w:type="spellEnd"/>
      <w:r w:rsidR="00DC48F9" w:rsidRPr="00DC48F9">
        <w:rPr>
          <w:rFonts w:ascii="Times New Roman" w:eastAsia="Times New Roman" w:hAnsi="Times New Roman" w:cs="Times New Roman"/>
        </w:rPr>
        <w:t xml:space="preserve"> </w:t>
      </w:r>
      <w:proofErr w:type="spellStart"/>
      <w:r w:rsidR="00DC48F9" w:rsidRPr="00DC48F9">
        <w:rPr>
          <w:rFonts w:ascii="Times New Roman" w:eastAsia="Times New Roman" w:hAnsi="Times New Roman" w:cs="Times New Roman"/>
        </w:rPr>
        <w:t>chính</w:t>
      </w:r>
      <w:proofErr w:type="spellEnd"/>
      <w:r w:rsidR="00DC48F9" w:rsidRPr="00DC48F9">
        <w:rPr>
          <w:rFonts w:ascii="Times New Roman" w:eastAsia="Times New Roman" w:hAnsi="Times New Roman" w:cs="Times New Roman"/>
        </w:rPr>
        <w:t xml:space="preserve"> </w:t>
      </w:r>
      <w:proofErr w:type="spellStart"/>
      <w:r w:rsidR="00DC48F9" w:rsidRPr="00DC48F9">
        <w:rPr>
          <w:rFonts w:ascii="Times New Roman" w:eastAsia="Times New Roman" w:hAnsi="Times New Roman" w:cs="Times New Roman"/>
        </w:rPr>
        <w:t>là</w:t>
      </w:r>
      <w:proofErr w:type="spellEnd"/>
      <w:r w:rsidR="00DC48F9" w:rsidRPr="00DC48F9">
        <w:rPr>
          <w:rFonts w:ascii="Times New Roman" w:eastAsia="Times New Roman" w:hAnsi="Times New Roman" w:cs="Times New Roman"/>
        </w:rPr>
        <w:t xml:space="preserve"> </w:t>
      </w:r>
      <w:proofErr w:type="spellStart"/>
      <w:r w:rsidR="00DC48F9" w:rsidRPr="00DC48F9">
        <w:rPr>
          <w:rFonts w:ascii="Times New Roman" w:eastAsia="Times New Roman" w:hAnsi="Times New Roman" w:cs="Times New Roman"/>
        </w:rPr>
        <w:t>hàm</w:t>
      </w:r>
      <w:proofErr w:type="spellEnd"/>
      <w:r w:rsidR="00DC48F9" w:rsidRPr="00DC48F9">
        <w:rPr>
          <w:rFonts w:ascii="Times New Roman" w:eastAsia="Times New Roman" w:hAnsi="Times New Roman" w:cs="Times New Roman"/>
        </w:rPr>
        <w:t xml:space="preserve"> </w:t>
      </w:r>
      <w:proofErr w:type="spellStart"/>
      <w:r w:rsidR="00DC48F9" w:rsidRPr="00DC48F9">
        <w:rPr>
          <w:rFonts w:ascii="Times New Roman" w:eastAsia="Times New Roman" w:hAnsi="Times New Roman" w:cs="Times New Roman"/>
        </w:rPr>
        <w:t>getDistance</w:t>
      </w:r>
      <w:proofErr w:type="spellEnd"/>
      <w:r w:rsidR="00DC48F9" w:rsidRPr="00DC48F9">
        <w:rPr>
          <w:rFonts w:ascii="Times New Roman" w:eastAsia="Times New Roman" w:hAnsi="Times New Roman" w:cs="Times New Roman"/>
        </w:rPr>
        <w:t xml:space="preserve"> </w:t>
      </w:r>
      <w:proofErr w:type="spellStart"/>
      <w:r w:rsidR="00DC48F9" w:rsidRPr="00DC48F9">
        <w:rPr>
          <w:rFonts w:ascii="Times New Roman" w:eastAsia="Times New Roman" w:hAnsi="Times New Roman" w:cs="Times New Roman"/>
        </w:rPr>
        <w:t>mà</w:t>
      </w:r>
      <w:proofErr w:type="spellEnd"/>
      <w:r w:rsidR="00DC48F9" w:rsidRPr="00DC48F9">
        <w:rPr>
          <w:rFonts w:ascii="Times New Roman" w:eastAsia="Times New Roman" w:hAnsi="Times New Roman" w:cs="Times New Roman"/>
        </w:rPr>
        <w:t xml:space="preserve"> </w:t>
      </w:r>
      <w:proofErr w:type="spellStart"/>
      <w:r w:rsidR="00DC48F9" w:rsidRPr="00DC48F9">
        <w:rPr>
          <w:rFonts w:ascii="Times New Roman" w:eastAsia="Times New Roman" w:hAnsi="Times New Roman" w:cs="Times New Roman"/>
        </w:rPr>
        <w:t>chúng</w:t>
      </w:r>
      <w:proofErr w:type="spellEnd"/>
      <w:r w:rsidR="00DC48F9" w:rsidRPr="00DC48F9">
        <w:rPr>
          <w:rFonts w:ascii="Times New Roman" w:eastAsia="Times New Roman" w:hAnsi="Times New Roman" w:cs="Times New Roman"/>
        </w:rPr>
        <w:t xml:space="preserve"> ta </w:t>
      </w:r>
      <w:proofErr w:type="spellStart"/>
      <w:r w:rsidR="00DC48F9" w:rsidRPr="00DC48F9">
        <w:rPr>
          <w:rFonts w:ascii="Times New Roman" w:eastAsia="Times New Roman" w:hAnsi="Times New Roman" w:cs="Times New Roman"/>
        </w:rPr>
        <w:t>dùng</w:t>
      </w:r>
      <w:proofErr w:type="spellEnd"/>
      <w:r w:rsidR="00DC48F9" w:rsidRPr="00DC48F9">
        <w:rPr>
          <w:rFonts w:ascii="Times New Roman" w:eastAsia="Times New Roman" w:hAnsi="Times New Roman" w:cs="Times New Roman"/>
        </w:rPr>
        <w:t xml:space="preserve"> </w:t>
      </w:r>
      <w:proofErr w:type="gramStart"/>
      <w:r w:rsidR="00DC48F9" w:rsidRPr="00DC48F9">
        <w:rPr>
          <w:rFonts w:ascii="Times New Roman" w:eastAsia="Times New Roman" w:hAnsi="Times New Roman" w:cs="Times New Roman"/>
        </w:rPr>
        <w:t>std::</w:t>
      </w:r>
      <w:proofErr w:type="gramEnd"/>
      <w:r w:rsidR="00DC48F9" w:rsidRPr="00DC48F9">
        <w:rPr>
          <w:rFonts w:ascii="Times New Roman" w:eastAsia="Times New Roman" w:hAnsi="Times New Roman" w:cs="Times New Roman"/>
        </w:rPr>
        <w:t xml:space="preserve">sqrt. </w:t>
      </w:r>
      <w:proofErr w:type="spellStart"/>
      <w:r w:rsidR="00DC48F9" w:rsidRPr="00DC48F9">
        <w:rPr>
          <w:rFonts w:ascii="Times New Roman" w:eastAsia="Times New Roman" w:hAnsi="Times New Roman" w:cs="Times New Roman"/>
        </w:rPr>
        <w:t>Nếu</w:t>
      </w:r>
      <w:proofErr w:type="spellEnd"/>
      <w:r w:rsidR="00DC48F9" w:rsidRPr="00DC48F9">
        <w:rPr>
          <w:rFonts w:ascii="Times New Roman" w:eastAsia="Times New Roman" w:hAnsi="Times New Roman" w:cs="Times New Roman"/>
        </w:rPr>
        <w:t xml:space="preserve"> L </w:t>
      </w:r>
      <w:proofErr w:type="spellStart"/>
      <w:r w:rsidR="00DC48F9" w:rsidRPr="00DC48F9">
        <w:rPr>
          <w:rFonts w:ascii="Times New Roman" w:eastAsia="Times New Roman" w:hAnsi="Times New Roman" w:cs="Times New Roman"/>
        </w:rPr>
        <w:t>nhỏ</w:t>
      </w:r>
      <w:proofErr w:type="spellEnd"/>
      <w:r w:rsidR="00DC48F9" w:rsidRPr="00DC48F9">
        <w:rPr>
          <w:rFonts w:ascii="Times New Roman" w:eastAsia="Times New Roman" w:hAnsi="Times New Roman" w:cs="Times New Roman"/>
        </w:rPr>
        <w:t xml:space="preserve"> </w:t>
      </w:r>
      <w:proofErr w:type="spellStart"/>
      <w:r w:rsidR="00DC48F9" w:rsidRPr="00DC48F9">
        <w:rPr>
          <w:rFonts w:ascii="Times New Roman" w:eastAsia="Times New Roman" w:hAnsi="Times New Roman" w:cs="Times New Roman"/>
        </w:rPr>
        <w:t>hơn</w:t>
      </w:r>
      <w:proofErr w:type="spellEnd"/>
      <w:r w:rsidR="00DC48F9" w:rsidRPr="00DC48F9">
        <w:rPr>
          <w:rFonts w:ascii="Times New Roman" w:eastAsia="Times New Roman" w:hAnsi="Times New Roman" w:cs="Times New Roman"/>
        </w:rPr>
        <w:t xml:space="preserve"> </w:t>
      </w:r>
      <w:proofErr w:type="spellStart"/>
      <w:r w:rsidR="00DC48F9" w:rsidRPr="00DC48F9">
        <w:rPr>
          <w:rFonts w:ascii="Times New Roman" w:eastAsia="Times New Roman" w:hAnsi="Times New Roman" w:cs="Times New Roman"/>
        </w:rPr>
        <w:t>tầm</w:t>
      </w:r>
      <w:proofErr w:type="spellEnd"/>
      <w:r w:rsidR="00DC48F9" w:rsidRPr="00DC48F9">
        <w:rPr>
          <w:rFonts w:ascii="Times New Roman" w:eastAsia="Times New Roman" w:hAnsi="Times New Roman" w:cs="Times New Roman"/>
        </w:rPr>
        <w:t xml:space="preserve"> </w:t>
      </w:r>
      <w:proofErr w:type="spellStart"/>
      <w:r w:rsidR="00DC48F9" w:rsidRPr="00DC48F9">
        <w:rPr>
          <w:rFonts w:ascii="Times New Roman" w:eastAsia="Times New Roman" w:hAnsi="Times New Roman" w:cs="Times New Roman"/>
        </w:rPr>
        <w:t>nhìn</w:t>
      </w:r>
      <w:proofErr w:type="spellEnd"/>
      <w:r w:rsidR="00DC48F9" w:rsidRPr="00DC48F9">
        <w:rPr>
          <w:rFonts w:ascii="Times New Roman" w:eastAsia="Times New Roman" w:hAnsi="Times New Roman" w:cs="Times New Roman"/>
        </w:rPr>
        <w:t xml:space="preserve">, </w:t>
      </w:r>
      <w:proofErr w:type="spellStart"/>
      <w:r w:rsidR="00DC48F9" w:rsidRPr="00DC48F9">
        <w:rPr>
          <w:rFonts w:ascii="Times New Roman" w:eastAsia="Times New Roman" w:hAnsi="Times New Roman" w:cs="Times New Roman"/>
        </w:rPr>
        <w:t>Sói</w:t>
      </w:r>
      <w:proofErr w:type="spellEnd"/>
      <w:r w:rsidR="00DC48F9" w:rsidRPr="00DC48F9">
        <w:rPr>
          <w:rFonts w:ascii="Times New Roman" w:eastAsia="Times New Roman" w:hAnsi="Times New Roman" w:cs="Times New Roman"/>
        </w:rPr>
        <w:t xml:space="preserve"> </w:t>
      </w:r>
      <w:proofErr w:type="spellStart"/>
      <w:r w:rsidR="00DC48F9" w:rsidRPr="00DC48F9">
        <w:rPr>
          <w:rFonts w:ascii="Times New Roman" w:eastAsia="Times New Roman" w:hAnsi="Times New Roman" w:cs="Times New Roman"/>
        </w:rPr>
        <w:t>mới</w:t>
      </w:r>
      <w:proofErr w:type="spellEnd"/>
      <w:r w:rsidR="00DC48F9" w:rsidRPr="00DC48F9">
        <w:rPr>
          <w:rFonts w:ascii="Times New Roman" w:eastAsia="Times New Roman" w:hAnsi="Times New Roman" w:cs="Times New Roman"/>
        </w:rPr>
        <w:t xml:space="preserve"> </w:t>
      </w:r>
      <w:proofErr w:type="spellStart"/>
      <w:r w:rsidR="00DC48F9" w:rsidRPr="00DC48F9">
        <w:rPr>
          <w:rFonts w:ascii="Times New Roman" w:eastAsia="Times New Roman" w:hAnsi="Times New Roman" w:cs="Times New Roman"/>
        </w:rPr>
        <w:t>bắt</w:t>
      </w:r>
      <w:proofErr w:type="spellEnd"/>
      <w:r w:rsidR="00DC48F9" w:rsidRPr="00DC48F9">
        <w:rPr>
          <w:rFonts w:ascii="Times New Roman" w:eastAsia="Times New Roman" w:hAnsi="Times New Roman" w:cs="Times New Roman"/>
        </w:rPr>
        <w:t xml:space="preserve"> </w:t>
      </w:r>
      <w:proofErr w:type="spellStart"/>
      <w:r w:rsidR="00DC48F9" w:rsidRPr="00DC48F9">
        <w:rPr>
          <w:rFonts w:ascii="Times New Roman" w:eastAsia="Times New Roman" w:hAnsi="Times New Roman" w:cs="Times New Roman"/>
        </w:rPr>
        <w:t>đầu</w:t>
      </w:r>
      <w:proofErr w:type="spellEnd"/>
      <w:r w:rsidR="00DC48F9" w:rsidRPr="00DC48F9">
        <w:rPr>
          <w:rFonts w:ascii="Times New Roman" w:eastAsia="Times New Roman" w:hAnsi="Times New Roman" w:cs="Times New Roman"/>
        </w:rPr>
        <w:t xml:space="preserve"> </w:t>
      </w:r>
      <w:proofErr w:type="spellStart"/>
      <w:r w:rsidR="00DC48F9" w:rsidRPr="00DC48F9">
        <w:rPr>
          <w:rFonts w:ascii="Times New Roman" w:eastAsia="Times New Roman" w:hAnsi="Times New Roman" w:cs="Times New Roman"/>
        </w:rPr>
        <w:t>đuổ</w:t>
      </w:r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>)</w:t>
      </w:r>
    </w:p>
    <w:p w14:paraId="58E2EAE0" w14:textId="38F994D1" w:rsidR="7E9243BC" w:rsidRDefault="7E9243BC" w:rsidP="6879673E">
      <w:pPr>
        <w:pStyle w:val="oancuaDanhsach"/>
        <w:numPr>
          <w:ilvl w:val="0"/>
          <w:numId w:val="10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Chuẩn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Vector (Normalize):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n</m:t>
            </m:r>
          </m:e>
        </m:ac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D</m:t>
                </m:r>
              </m:e>
            </m:acc>
          </m:num>
          <m:den>
            <m:r>
              <w:rPr>
                <w:rFonts w:ascii="Cambria Math" w:hAnsi="Cambria Math"/>
              </w:rPr>
              <m:t>L</m:t>
            </m:r>
          </m:den>
        </m:f>
      </m:oMath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24D7F9B4" w14:textId="511FCCB2" w:rsidR="00DE1F6A" w:rsidRPr="005E5707" w:rsidRDefault="7E9243BC" w:rsidP="005E5707">
      <w:pPr>
        <w:pStyle w:val="oancuaDanhsach"/>
        <w:numPr>
          <w:ilvl w:val="0"/>
          <w:numId w:val="10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lastRenderedPageBreak/>
        <w:t>Cập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nhật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vị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trí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mới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new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old</m:t>
            </m:r>
          </m:sub>
        </m:sSub>
        <m:r>
          <w:rPr>
            <w:rFonts w:ascii="Cambria Math" w:hAnsi="Cambria Math"/>
          </w:rPr>
          <m:t>+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n</m:t>
            </m:r>
          </m:e>
        </m:acc>
        <m:r>
          <w:rPr>
            <w:rFonts w:ascii="Cambria Math" w:hAnsi="Cambria Math"/>
          </w:rPr>
          <m:t>×</m:t>
        </m:r>
        <m:r>
          <m:rPr>
            <m:nor/>
          </m:rPr>
          <m:t>Speed</m:t>
        </m:r>
        <m:r>
          <w:rPr>
            <w:rFonts w:ascii="Cambria Math" w:hAnsi="Cambria Math"/>
          </w:rPr>
          <m:t>×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t</m:t>
        </m:r>
      </m:oMath>
    </w:p>
    <w:p w14:paraId="37A8205B" w14:textId="716698FE" w:rsidR="003457FF" w:rsidRPr="00222BC9" w:rsidRDefault="00497C5B" w:rsidP="00222BC9">
      <w:pPr>
        <w:pStyle w:val="oancuaDanhsach"/>
        <w:spacing w:after="100" w:afterAutospacing="1" w:line="480" w:lineRule="auto"/>
        <w:rPr>
          <w:rFonts w:ascii="Times New Roman" w:eastAsia="Times New Roman" w:hAnsi="Times New Roman" w:cs="Times New Roman"/>
          <w:lang w:eastAsia="en-US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old</m:t>
            </m:r>
          </m:sub>
        </m:sSub>
      </m:oMath>
      <w:r w:rsidR="003457FF" w:rsidRPr="00222BC9">
        <w:rPr>
          <w:rFonts w:ascii="Times New Roman" w:eastAsia="Times New Roman" w:hAnsi="Times New Roman" w:cs="Times New Roman"/>
          <w:lang w:eastAsia="en-US"/>
        </w:rPr>
        <w:t xml:space="preserve">: </w:t>
      </w:r>
      <w:proofErr w:type="spellStart"/>
      <w:r w:rsidR="003457FF" w:rsidRPr="00222BC9">
        <w:rPr>
          <w:rFonts w:ascii="Times New Roman" w:eastAsia="Times New Roman" w:hAnsi="Times New Roman" w:cs="Times New Roman"/>
          <w:lang w:eastAsia="en-US"/>
        </w:rPr>
        <w:t>Vị</w:t>
      </w:r>
      <w:proofErr w:type="spellEnd"/>
      <w:r w:rsidR="003457FF" w:rsidRPr="00222BC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457FF" w:rsidRPr="00222BC9">
        <w:rPr>
          <w:rFonts w:ascii="Times New Roman" w:eastAsia="Times New Roman" w:hAnsi="Times New Roman" w:cs="Times New Roman"/>
          <w:lang w:eastAsia="en-US"/>
        </w:rPr>
        <w:t>trí</w:t>
      </w:r>
      <w:proofErr w:type="spellEnd"/>
      <w:r w:rsidR="003457FF" w:rsidRPr="00222BC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457FF" w:rsidRPr="00222BC9">
        <w:rPr>
          <w:rFonts w:ascii="Times New Roman" w:eastAsia="Times New Roman" w:hAnsi="Times New Roman" w:cs="Times New Roman"/>
          <w:lang w:eastAsia="en-US"/>
        </w:rPr>
        <w:t>cũ</w:t>
      </w:r>
      <w:proofErr w:type="spellEnd"/>
      <w:r w:rsidR="003457FF" w:rsidRPr="00222BC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457FF" w:rsidRPr="00222BC9">
        <w:rPr>
          <w:rFonts w:ascii="Times New Roman" w:eastAsia="Times New Roman" w:hAnsi="Times New Roman" w:cs="Times New Roman"/>
          <w:lang w:eastAsia="en-US"/>
        </w:rPr>
        <w:t>của</w:t>
      </w:r>
      <w:proofErr w:type="spellEnd"/>
      <w:r w:rsidR="003457FF" w:rsidRPr="00222BC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457FF" w:rsidRPr="00222BC9">
        <w:rPr>
          <w:rFonts w:ascii="Times New Roman" w:eastAsia="Times New Roman" w:hAnsi="Times New Roman" w:cs="Times New Roman"/>
          <w:lang w:eastAsia="en-US"/>
        </w:rPr>
        <w:t>Sói</w:t>
      </w:r>
      <w:proofErr w:type="spellEnd"/>
    </w:p>
    <w:p w14:paraId="47EE0C0A" w14:textId="287010BB" w:rsidR="003457FF" w:rsidRPr="00222BC9" w:rsidRDefault="00497C5B" w:rsidP="00222BC9">
      <w:pPr>
        <w:pStyle w:val="oancuaDanhsach"/>
        <w:spacing w:after="100" w:afterAutospacing="1" w:line="480" w:lineRule="auto"/>
        <w:rPr>
          <w:rFonts w:ascii="Times New Roman" w:eastAsia="Times New Roman" w:hAnsi="Times New Roman" w:cs="Times New Roman"/>
          <w:lang w:eastAsia="en-US"/>
        </w:rPr>
      </w:pP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n</m:t>
            </m:r>
          </m:e>
        </m:acc>
      </m:oMath>
      <w:r w:rsidR="00221B5C">
        <w:rPr>
          <w:rFonts w:ascii="Times New Roman" w:eastAsia="Times New Roman" w:hAnsi="Times New Roman" w:cs="Times New Roman"/>
          <w:lang w:val="vi-VN"/>
        </w:rPr>
        <w:t xml:space="preserve">: </w:t>
      </w:r>
      <w:proofErr w:type="spellStart"/>
      <w:r w:rsidR="003457FF" w:rsidRPr="00222BC9">
        <w:rPr>
          <w:rFonts w:ascii="Times New Roman" w:eastAsia="Times New Roman" w:hAnsi="Times New Roman" w:cs="Times New Roman"/>
          <w:lang w:eastAsia="en-US"/>
        </w:rPr>
        <w:t>Hướng</w:t>
      </w:r>
      <w:proofErr w:type="spellEnd"/>
      <w:r w:rsidR="003457FF" w:rsidRPr="00222BC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457FF" w:rsidRPr="00222BC9">
        <w:rPr>
          <w:rFonts w:ascii="Times New Roman" w:eastAsia="Times New Roman" w:hAnsi="Times New Roman" w:cs="Times New Roman"/>
          <w:lang w:eastAsia="en-US"/>
        </w:rPr>
        <w:t>đi</w:t>
      </w:r>
      <w:proofErr w:type="spellEnd"/>
      <w:r w:rsidR="003457FF" w:rsidRPr="00222BC9">
        <w:rPr>
          <w:rFonts w:ascii="Times New Roman" w:eastAsia="Times New Roman" w:hAnsi="Times New Roman" w:cs="Times New Roman"/>
          <w:lang w:eastAsia="en-US"/>
        </w:rPr>
        <w:t xml:space="preserve"> (</w:t>
      </w:r>
      <w:proofErr w:type="spellStart"/>
      <w:r w:rsidR="003457FF" w:rsidRPr="00222BC9">
        <w:rPr>
          <w:rFonts w:ascii="Times New Roman" w:eastAsia="Times New Roman" w:hAnsi="Times New Roman" w:cs="Times New Roman"/>
          <w:lang w:eastAsia="en-US"/>
        </w:rPr>
        <w:t>đã</w:t>
      </w:r>
      <w:proofErr w:type="spellEnd"/>
      <w:r w:rsidR="003457FF" w:rsidRPr="00222BC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457FF" w:rsidRPr="00222BC9">
        <w:rPr>
          <w:rFonts w:ascii="Times New Roman" w:eastAsia="Times New Roman" w:hAnsi="Times New Roman" w:cs="Times New Roman"/>
          <w:lang w:eastAsia="en-US"/>
        </w:rPr>
        <w:t>tính</w:t>
      </w:r>
      <w:proofErr w:type="spellEnd"/>
      <w:r w:rsidR="003457FF" w:rsidRPr="00222BC9">
        <w:rPr>
          <w:rFonts w:ascii="Times New Roman" w:eastAsia="Times New Roman" w:hAnsi="Times New Roman" w:cs="Times New Roman"/>
          <w:lang w:eastAsia="en-US"/>
        </w:rPr>
        <w:t xml:space="preserve"> ở </w:t>
      </w:r>
      <w:proofErr w:type="spellStart"/>
      <w:r w:rsidR="003457FF" w:rsidRPr="00222BC9">
        <w:rPr>
          <w:rFonts w:ascii="Times New Roman" w:eastAsia="Times New Roman" w:hAnsi="Times New Roman" w:cs="Times New Roman"/>
          <w:lang w:eastAsia="en-US"/>
        </w:rPr>
        <w:t>bước</w:t>
      </w:r>
      <w:proofErr w:type="spellEnd"/>
      <w:r w:rsidR="003457FF" w:rsidRPr="00222BC9">
        <w:rPr>
          <w:rFonts w:ascii="Times New Roman" w:eastAsia="Times New Roman" w:hAnsi="Times New Roman" w:cs="Times New Roman"/>
          <w:lang w:eastAsia="en-US"/>
        </w:rPr>
        <w:t xml:space="preserve"> 3).</w:t>
      </w:r>
    </w:p>
    <w:p w14:paraId="1250B254" w14:textId="71AE615B" w:rsidR="003457FF" w:rsidRPr="00222BC9" w:rsidRDefault="00221B5C" w:rsidP="00222BC9">
      <w:pPr>
        <w:pStyle w:val="oancuaDanhsach"/>
        <w:spacing w:after="100" w:afterAutospacing="1" w:line="480" w:lineRule="auto"/>
        <w:rPr>
          <w:rFonts w:ascii="Times New Roman" w:eastAsia="Times New Roman" w:hAnsi="Times New Roman" w:cs="Times New Roman"/>
          <w:lang w:eastAsia="en-US"/>
        </w:rPr>
      </w:pPr>
      <m:oMath>
        <m:r>
          <m:rPr>
            <m:nor/>
          </m:rPr>
          <w:rPr>
            <w:rFonts w:ascii="Times New Roman" w:hAnsi="Times New Roman" w:cs="Times New Roman"/>
          </w:rPr>
          <m:t>Speed</m:t>
        </m:r>
      </m:oMath>
      <w:r w:rsidR="003457FF" w:rsidRPr="00222BC9">
        <w:rPr>
          <w:rFonts w:ascii="Times New Roman" w:eastAsia="Times New Roman" w:hAnsi="Times New Roman" w:cs="Times New Roman"/>
          <w:lang w:eastAsia="en-US"/>
        </w:rPr>
        <w:t xml:space="preserve">: </w:t>
      </w:r>
      <w:proofErr w:type="spellStart"/>
      <w:r w:rsidR="003457FF" w:rsidRPr="00222BC9">
        <w:rPr>
          <w:rFonts w:ascii="Times New Roman" w:eastAsia="Times New Roman" w:hAnsi="Times New Roman" w:cs="Times New Roman"/>
          <w:lang w:eastAsia="en-US"/>
        </w:rPr>
        <w:t>Tốc</w:t>
      </w:r>
      <w:proofErr w:type="spellEnd"/>
      <w:r w:rsidR="003457FF" w:rsidRPr="00222BC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457FF" w:rsidRPr="00222BC9">
        <w:rPr>
          <w:rFonts w:ascii="Times New Roman" w:eastAsia="Times New Roman" w:hAnsi="Times New Roman" w:cs="Times New Roman"/>
          <w:lang w:eastAsia="en-US"/>
        </w:rPr>
        <w:t>độ</w:t>
      </w:r>
      <w:proofErr w:type="spellEnd"/>
      <w:r w:rsidR="003457FF" w:rsidRPr="00222BC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457FF" w:rsidRPr="00222BC9">
        <w:rPr>
          <w:rFonts w:ascii="Times New Roman" w:eastAsia="Times New Roman" w:hAnsi="Times New Roman" w:cs="Times New Roman"/>
          <w:lang w:eastAsia="en-US"/>
        </w:rPr>
        <w:t>của</w:t>
      </w:r>
      <w:proofErr w:type="spellEnd"/>
      <w:r w:rsidR="003457FF" w:rsidRPr="00222BC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457FF" w:rsidRPr="00222BC9">
        <w:rPr>
          <w:rFonts w:ascii="Times New Roman" w:eastAsia="Times New Roman" w:hAnsi="Times New Roman" w:cs="Times New Roman"/>
          <w:lang w:eastAsia="en-US"/>
        </w:rPr>
        <w:t>Sói</w:t>
      </w:r>
      <w:proofErr w:type="spellEnd"/>
      <w:r w:rsidR="003457FF" w:rsidRPr="00222BC9">
        <w:rPr>
          <w:rFonts w:ascii="Times New Roman" w:eastAsia="Times New Roman" w:hAnsi="Times New Roman" w:cs="Times New Roman"/>
          <w:lang w:eastAsia="en-US"/>
        </w:rPr>
        <w:t xml:space="preserve"> (2.0).</w:t>
      </w:r>
    </w:p>
    <w:p w14:paraId="3CD5FA10" w14:textId="438C1DF8" w:rsidR="003457FF" w:rsidRPr="00222BC9" w:rsidRDefault="00221B5C" w:rsidP="00222BC9">
      <w:pPr>
        <w:pStyle w:val="oancuaDanhsach"/>
        <w:spacing w:after="100" w:afterAutospacing="1" w:line="480" w:lineRule="auto"/>
        <w:rPr>
          <w:rFonts w:ascii="Times New Roman" w:eastAsia="Times New Roman" w:hAnsi="Times New Roman" w:cs="Times New Roman"/>
          <w:lang w:eastAsia="en-US"/>
        </w:rPr>
      </w:pP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t</m:t>
        </m:r>
      </m:oMath>
      <w:r w:rsidR="003457FF" w:rsidRPr="00222BC9">
        <w:rPr>
          <w:rFonts w:ascii="Times New Roman" w:eastAsia="Times New Roman" w:hAnsi="Times New Roman" w:cs="Times New Roman"/>
          <w:lang w:eastAsia="en-US"/>
        </w:rPr>
        <w:t xml:space="preserve"> (deltaTime): Thời gian trôi qua giữa 2 khung hình (để game chạy mượt trên mọi máy, máy mạnh hay yếu đều chạy cùng tốc độ).</w:t>
      </w:r>
    </w:p>
    <w:p w14:paraId="1EA45067" w14:textId="3AB46D13" w:rsidR="00BA54E9" w:rsidRPr="00BA54E9" w:rsidRDefault="00BA54E9" w:rsidP="00BA54E9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luận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="00765C95" w:rsidRPr="00765C95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="00765C95" w:rsidRPr="00765C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765C95" w:rsidRPr="00765C95">
        <w:rPr>
          <w:rFonts w:ascii="Times New Roman" w:eastAsia="Times New Roman" w:hAnsi="Times New Roman" w:cs="Times New Roman"/>
          <w:sz w:val="26"/>
          <w:szCs w:val="26"/>
        </w:rPr>
        <w:t>mô</w:t>
      </w:r>
      <w:proofErr w:type="spellEnd"/>
      <w:r w:rsidR="00765C95" w:rsidRPr="00765C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765C95" w:rsidRPr="00765C95">
        <w:rPr>
          <w:rFonts w:ascii="Times New Roman" w:eastAsia="Times New Roman" w:hAnsi="Times New Roman" w:cs="Times New Roman"/>
          <w:sz w:val="26"/>
          <w:szCs w:val="26"/>
        </w:rPr>
        <w:t>phỏng</w:t>
      </w:r>
      <w:proofErr w:type="spellEnd"/>
      <w:r w:rsidR="00765C95" w:rsidRPr="00765C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765C95" w:rsidRPr="00765C95">
        <w:rPr>
          <w:rFonts w:ascii="Times New Roman" w:eastAsia="Times New Roman" w:hAnsi="Times New Roman" w:cs="Times New Roman"/>
          <w:sz w:val="26"/>
          <w:szCs w:val="26"/>
        </w:rPr>
        <w:t>chuyển</w:t>
      </w:r>
      <w:proofErr w:type="spellEnd"/>
      <w:r w:rsidR="00765C95" w:rsidRPr="00765C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765C95" w:rsidRPr="00765C95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="00765C95" w:rsidRPr="00765C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765C95" w:rsidRPr="00765C95">
        <w:rPr>
          <w:rFonts w:ascii="Times New Roman" w:eastAsia="Times New Roman" w:hAnsi="Times New Roman" w:cs="Times New Roman"/>
          <w:sz w:val="26"/>
          <w:szCs w:val="26"/>
        </w:rPr>
        <w:t>săn</w:t>
      </w:r>
      <w:proofErr w:type="spellEnd"/>
      <w:r w:rsidR="00765C95" w:rsidRPr="00765C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765C95" w:rsidRPr="00765C95">
        <w:rPr>
          <w:rFonts w:ascii="Times New Roman" w:eastAsia="Times New Roman" w:hAnsi="Times New Roman" w:cs="Times New Roman"/>
          <w:sz w:val="26"/>
          <w:szCs w:val="26"/>
        </w:rPr>
        <w:t>mồi</w:t>
      </w:r>
      <w:proofErr w:type="spellEnd"/>
      <w:r w:rsidR="00765C95" w:rsidRPr="00765C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765C95" w:rsidRPr="00765C95">
        <w:rPr>
          <w:rFonts w:ascii="Times New Roman" w:eastAsia="Times New Roman" w:hAnsi="Times New Roman" w:cs="Times New Roman"/>
          <w:sz w:val="26"/>
          <w:szCs w:val="26"/>
        </w:rPr>
        <w:t>chân</w:t>
      </w:r>
      <w:proofErr w:type="spellEnd"/>
      <w:r w:rsidR="00765C95" w:rsidRPr="00765C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765C95" w:rsidRPr="00765C95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="00765C95" w:rsidRPr="00765C95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="00765C95" w:rsidRPr="00765C95">
        <w:rPr>
          <w:rFonts w:ascii="Times New Roman" w:eastAsia="Times New Roman" w:hAnsi="Times New Roman" w:cs="Times New Roman"/>
          <w:sz w:val="26"/>
          <w:szCs w:val="26"/>
        </w:rPr>
        <w:t>nhóm</w:t>
      </w:r>
      <w:proofErr w:type="spellEnd"/>
      <w:r w:rsidR="00765C95" w:rsidRPr="00765C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765C95" w:rsidRPr="00765C95">
        <w:rPr>
          <w:rFonts w:ascii="Times New Roman" w:eastAsia="Times New Roman" w:hAnsi="Times New Roman" w:cs="Times New Roman"/>
          <w:sz w:val="26"/>
          <w:szCs w:val="26"/>
        </w:rPr>
        <w:t>em</w:t>
      </w:r>
      <w:proofErr w:type="spellEnd"/>
      <w:r w:rsidR="00765C95" w:rsidRPr="00765C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765C95" w:rsidRPr="00765C95">
        <w:rPr>
          <w:rFonts w:ascii="Times New Roman" w:eastAsia="Times New Roman" w:hAnsi="Times New Roman" w:cs="Times New Roman"/>
          <w:sz w:val="26"/>
          <w:szCs w:val="26"/>
        </w:rPr>
        <w:t>áp</w:t>
      </w:r>
      <w:proofErr w:type="spellEnd"/>
      <w:r w:rsidR="00765C95" w:rsidRPr="00765C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765C95" w:rsidRPr="00765C95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="00765C95" w:rsidRPr="00765C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765C95" w:rsidRPr="00765C95">
        <w:rPr>
          <w:rFonts w:ascii="Times New Roman" w:eastAsia="Times New Roman" w:hAnsi="Times New Roman" w:cs="Times New Roman"/>
          <w:sz w:val="26"/>
          <w:szCs w:val="26"/>
        </w:rPr>
        <w:t>Đại</w:t>
      </w:r>
      <w:proofErr w:type="spellEnd"/>
      <w:r w:rsidR="00765C95" w:rsidRPr="00765C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765C95" w:rsidRPr="00765C95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="00765C95" w:rsidRPr="00765C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765C95" w:rsidRPr="00765C95">
        <w:rPr>
          <w:rFonts w:ascii="Times New Roman" w:eastAsia="Times New Roman" w:hAnsi="Times New Roman" w:cs="Times New Roman"/>
          <w:sz w:val="26"/>
          <w:szCs w:val="26"/>
        </w:rPr>
        <w:t>tuyến</w:t>
      </w:r>
      <w:proofErr w:type="spellEnd"/>
      <w:r w:rsidR="00765C95" w:rsidRPr="00765C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765C95" w:rsidRPr="00765C95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="00765C95" w:rsidRPr="00765C95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="00765C95" w:rsidRPr="00765C95">
        <w:rPr>
          <w:rFonts w:ascii="Times New Roman" w:eastAsia="Times New Roman" w:hAnsi="Times New Roman" w:cs="Times New Roman"/>
          <w:sz w:val="26"/>
          <w:szCs w:val="26"/>
        </w:rPr>
        <w:t>Cụ</w:t>
      </w:r>
      <w:proofErr w:type="spellEnd"/>
      <w:r w:rsidR="00765C95" w:rsidRPr="00765C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765C95" w:rsidRPr="00765C95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="00765C95" w:rsidRPr="00765C95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="00765C95" w:rsidRPr="00765C95">
        <w:rPr>
          <w:rFonts w:ascii="Times New Roman" w:eastAsia="Times New Roman" w:hAnsi="Times New Roman" w:cs="Times New Roman"/>
          <w:sz w:val="26"/>
          <w:szCs w:val="26"/>
        </w:rPr>
        <w:t>Sói</w:t>
      </w:r>
      <w:proofErr w:type="spellEnd"/>
      <w:r w:rsidR="00765C95" w:rsidRPr="00765C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765C95" w:rsidRPr="00765C95"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 w:rsidR="00765C95" w:rsidRPr="00765C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765C95" w:rsidRPr="00765C95">
        <w:rPr>
          <w:rFonts w:ascii="Times New Roman" w:eastAsia="Times New Roman" w:hAnsi="Times New Roman" w:cs="Times New Roman"/>
          <w:sz w:val="26"/>
          <w:szCs w:val="26"/>
        </w:rPr>
        <w:t>liên</w:t>
      </w:r>
      <w:proofErr w:type="spellEnd"/>
      <w:r w:rsidR="00765C95" w:rsidRPr="00765C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765C95" w:rsidRPr="00765C95">
        <w:rPr>
          <w:rFonts w:ascii="Times New Roman" w:eastAsia="Times New Roman" w:hAnsi="Times New Roman" w:cs="Times New Roman"/>
          <w:sz w:val="26"/>
          <w:szCs w:val="26"/>
        </w:rPr>
        <w:t>tục</w:t>
      </w:r>
      <w:proofErr w:type="spellEnd"/>
      <w:r w:rsidR="00765C95" w:rsidRPr="00765C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765C95" w:rsidRPr="00765C95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="00765C95" w:rsidRPr="00765C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765C95" w:rsidRPr="00765C95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="00765C95" w:rsidRPr="00765C95">
        <w:rPr>
          <w:rFonts w:ascii="Times New Roman" w:eastAsia="Times New Roman" w:hAnsi="Times New Roman" w:cs="Times New Roman"/>
          <w:sz w:val="26"/>
          <w:szCs w:val="26"/>
        </w:rPr>
        <w:t xml:space="preserve"> vector </w:t>
      </w:r>
      <w:proofErr w:type="spellStart"/>
      <w:r w:rsidR="00765C95" w:rsidRPr="00765C95">
        <w:rPr>
          <w:rFonts w:ascii="Times New Roman" w:eastAsia="Times New Roman" w:hAnsi="Times New Roman" w:cs="Times New Roman"/>
          <w:sz w:val="26"/>
          <w:szCs w:val="26"/>
        </w:rPr>
        <w:t>hướng</w:t>
      </w:r>
      <w:proofErr w:type="spellEnd"/>
      <w:r w:rsidR="00765C95" w:rsidRPr="00765C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765C95" w:rsidRPr="00765C95">
        <w:rPr>
          <w:rFonts w:ascii="Times New Roman" w:eastAsia="Times New Roman" w:hAnsi="Times New Roman" w:cs="Times New Roman"/>
          <w:sz w:val="26"/>
          <w:szCs w:val="26"/>
        </w:rPr>
        <w:t>tới</w:t>
      </w:r>
      <w:proofErr w:type="spellEnd"/>
      <w:r w:rsidR="00765C95" w:rsidRPr="00765C95">
        <w:rPr>
          <w:rFonts w:ascii="Times New Roman" w:eastAsia="Times New Roman" w:hAnsi="Times New Roman" w:cs="Times New Roman"/>
          <w:sz w:val="26"/>
          <w:szCs w:val="26"/>
        </w:rPr>
        <w:t xml:space="preserve"> con </w:t>
      </w:r>
      <w:proofErr w:type="spellStart"/>
      <w:r w:rsidR="00765C95" w:rsidRPr="00765C95">
        <w:rPr>
          <w:rFonts w:ascii="Times New Roman" w:eastAsia="Times New Roman" w:hAnsi="Times New Roman" w:cs="Times New Roman"/>
          <w:sz w:val="26"/>
          <w:szCs w:val="26"/>
        </w:rPr>
        <w:t>Thỏ</w:t>
      </w:r>
      <w:proofErr w:type="spellEnd"/>
      <w:r w:rsidR="00765C95" w:rsidRPr="00765C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765C95" w:rsidRPr="00765C95">
        <w:rPr>
          <w:rFonts w:ascii="Times New Roman" w:eastAsia="Times New Roman" w:hAnsi="Times New Roman" w:cs="Times New Roman"/>
          <w:sz w:val="26"/>
          <w:szCs w:val="26"/>
        </w:rPr>
        <w:t>gần</w:t>
      </w:r>
      <w:proofErr w:type="spellEnd"/>
      <w:r w:rsidR="00765C95" w:rsidRPr="00765C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765C95" w:rsidRPr="00765C95">
        <w:rPr>
          <w:rFonts w:ascii="Times New Roman" w:eastAsia="Times New Roman" w:hAnsi="Times New Roman" w:cs="Times New Roman"/>
          <w:sz w:val="26"/>
          <w:szCs w:val="26"/>
        </w:rPr>
        <w:t>nhất</w:t>
      </w:r>
      <w:proofErr w:type="spellEnd"/>
      <w:r w:rsidR="00765C95" w:rsidRPr="00765C95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="00765C95" w:rsidRPr="00765C95"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 w:rsidR="00765C95" w:rsidRPr="00765C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765C95" w:rsidRPr="00765C95">
        <w:rPr>
          <w:rFonts w:ascii="Times New Roman" w:eastAsia="Times New Roman" w:hAnsi="Times New Roman" w:cs="Times New Roman"/>
          <w:sz w:val="26"/>
          <w:szCs w:val="26"/>
        </w:rPr>
        <w:t>đó</w:t>
      </w:r>
      <w:proofErr w:type="spellEnd"/>
      <w:r w:rsidR="00765C95" w:rsidRPr="00765C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765C95" w:rsidRPr="00765C95">
        <w:rPr>
          <w:rFonts w:ascii="Times New Roman" w:eastAsia="Times New Roman" w:hAnsi="Times New Roman" w:cs="Times New Roman"/>
          <w:sz w:val="26"/>
          <w:szCs w:val="26"/>
        </w:rPr>
        <w:t>chuẩn</w:t>
      </w:r>
      <w:proofErr w:type="spellEnd"/>
      <w:r w:rsidR="00765C95" w:rsidRPr="00765C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765C95" w:rsidRPr="00765C95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="00765C95" w:rsidRPr="00765C95">
        <w:rPr>
          <w:rFonts w:ascii="Times New Roman" w:eastAsia="Times New Roman" w:hAnsi="Times New Roman" w:cs="Times New Roman"/>
          <w:sz w:val="26"/>
          <w:szCs w:val="26"/>
        </w:rPr>
        <w:t xml:space="preserve"> vector </w:t>
      </w:r>
      <w:proofErr w:type="spellStart"/>
      <w:r w:rsidR="00765C95" w:rsidRPr="00765C95"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 w:rsidR="00765C95" w:rsidRPr="00765C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765C95" w:rsidRPr="00765C95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="00765C95" w:rsidRPr="00765C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765C95" w:rsidRPr="00765C95">
        <w:rPr>
          <w:rFonts w:ascii="Times New Roman" w:eastAsia="Times New Roman" w:hAnsi="Times New Roman" w:cs="Times New Roman"/>
          <w:sz w:val="26"/>
          <w:szCs w:val="26"/>
        </w:rPr>
        <w:t>lấy</w:t>
      </w:r>
      <w:proofErr w:type="spellEnd"/>
      <w:r w:rsidR="00765C95" w:rsidRPr="00765C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765C95" w:rsidRPr="00765C95">
        <w:rPr>
          <w:rFonts w:ascii="Times New Roman" w:eastAsia="Times New Roman" w:hAnsi="Times New Roman" w:cs="Times New Roman"/>
          <w:sz w:val="26"/>
          <w:szCs w:val="26"/>
        </w:rPr>
        <w:t>hướng</w:t>
      </w:r>
      <w:proofErr w:type="spellEnd"/>
      <w:r w:rsidR="00765C95" w:rsidRPr="00765C95">
        <w:rPr>
          <w:rFonts w:ascii="Times New Roman" w:eastAsia="Times New Roman" w:hAnsi="Times New Roman" w:cs="Times New Roman"/>
          <w:sz w:val="26"/>
          <w:szCs w:val="26"/>
        </w:rPr>
        <w:t xml:space="preserve"> di </w:t>
      </w:r>
      <w:proofErr w:type="spellStart"/>
      <w:r w:rsidR="00765C95" w:rsidRPr="00765C95">
        <w:rPr>
          <w:rFonts w:ascii="Times New Roman" w:eastAsia="Times New Roman" w:hAnsi="Times New Roman" w:cs="Times New Roman"/>
          <w:sz w:val="26"/>
          <w:szCs w:val="26"/>
        </w:rPr>
        <w:t>chuyển</w:t>
      </w:r>
      <w:proofErr w:type="spellEnd"/>
      <w:r w:rsidR="00765C95" w:rsidRPr="00765C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765C95" w:rsidRPr="00765C95"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 w:rsidR="00765C95" w:rsidRPr="00765C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765C95" w:rsidRPr="00765C95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="00765C95" w:rsidRPr="00765C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765C95" w:rsidRPr="00765C95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="00765C95" w:rsidRPr="00765C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765C95" w:rsidRPr="00765C95"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 w:rsidR="00765C95" w:rsidRPr="00765C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765C95" w:rsidRPr="00765C95">
        <w:rPr>
          <w:rFonts w:ascii="Times New Roman" w:eastAsia="Times New Roman" w:hAnsi="Times New Roman" w:cs="Times New Roman"/>
          <w:sz w:val="26"/>
          <w:szCs w:val="26"/>
        </w:rPr>
        <w:t>nhật</w:t>
      </w:r>
      <w:proofErr w:type="spellEnd"/>
      <w:r w:rsidR="00765C95" w:rsidRPr="00765C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765C95" w:rsidRPr="00765C95">
        <w:rPr>
          <w:rFonts w:ascii="Times New Roman" w:eastAsia="Times New Roman" w:hAnsi="Times New Roman" w:cs="Times New Roman"/>
          <w:sz w:val="26"/>
          <w:szCs w:val="26"/>
        </w:rPr>
        <w:t>vị</w:t>
      </w:r>
      <w:proofErr w:type="spellEnd"/>
      <w:r w:rsidR="00765C95" w:rsidRPr="00765C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765C95" w:rsidRPr="00765C95">
        <w:rPr>
          <w:rFonts w:ascii="Times New Roman" w:eastAsia="Times New Roman" w:hAnsi="Times New Roman" w:cs="Times New Roman"/>
          <w:sz w:val="26"/>
          <w:szCs w:val="26"/>
        </w:rPr>
        <w:t>trí</w:t>
      </w:r>
      <w:proofErr w:type="spellEnd"/>
      <w:r w:rsidR="00765C95" w:rsidRPr="00765C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765C95" w:rsidRPr="00765C95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="00765C95" w:rsidRPr="00765C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765C95" w:rsidRPr="00765C95">
        <w:rPr>
          <w:rFonts w:ascii="Times New Roman" w:eastAsia="Times New Roman" w:hAnsi="Times New Roman" w:cs="Times New Roman"/>
          <w:sz w:val="26"/>
          <w:szCs w:val="26"/>
        </w:rPr>
        <w:t>từng</w:t>
      </w:r>
      <w:proofErr w:type="spellEnd"/>
      <w:r w:rsidR="00765C95" w:rsidRPr="00765C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765C95" w:rsidRPr="00765C95">
        <w:rPr>
          <w:rFonts w:ascii="Times New Roman" w:eastAsia="Times New Roman" w:hAnsi="Times New Roman" w:cs="Times New Roman"/>
          <w:sz w:val="26"/>
          <w:szCs w:val="26"/>
        </w:rPr>
        <w:t>khung</w:t>
      </w:r>
      <w:proofErr w:type="spellEnd"/>
      <w:r w:rsidR="00765C95" w:rsidRPr="00765C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765C95" w:rsidRPr="00765C95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="00765C95" w:rsidRPr="00765C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765C95" w:rsidRPr="00765C95">
        <w:rPr>
          <w:rFonts w:ascii="Times New Roman" w:eastAsia="Times New Roman" w:hAnsi="Times New Roman" w:cs="Times New Roman"/>
          <w:sz w:val="26"/>
          <w:szCs w:val="26"/>
        </w:rPr>
        <w:t>dựa</w:t>
      </w:r>
      <w:proofErr w:type="spellEnd"/>
      <w:r w:rsidR="00765C95" w:rsidRPr="00765C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765C95" w:rsidRPr="00765C95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="00765C95" w:rsidRPr="00765C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765C95" w:rsidRPr="00765C95">
        <w:rPr>
          <w:rFonts w:ascii="Times New Roman" w:eastAsia="Times New Roman" w:hAnsi="Times New Roman" w:cs="Times New Roman"/>
          <w:sz w:val="26"/>
          <w:szCs w:val="26"/>
        </w:rPr>
        <w:t>tốc</w:t>
      </w:r>
      <w:proofErr w:type="spellEnd"/>
      <w:r w:rsidR="00765C95" w:rsidRPr="00765C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765C95" w:rsidRPr="00765C95">
        <w:rPr>
          <w:rFonts w:ascii="Times New Roman" w:eastAsia="Times New Roman" w:hAnsi="Times New Roman" w:cs="Times New Roman"/>
          <w:sz w:val="26"/>
          <w:szCs w:val="26"/>
        </w:rPr>
        <w:t>độ</w:t>
      </w:r>
      <w:proofErr w:type="spellEnd"/>
      <w:r w:rsidR="00765C95" w:rsidRPr="00765C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765C95" w:rsidRPr="00765C95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="00765C95" w:rsidRPr="00765C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765C95" w:rsidRPr="00765C95"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 w:rsidR="00765C95" w:rsidRPr="00765C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765C95" w:rsidRPr="00765C95">
        <w:rPr>
          <w:rFonts w:ascii="Times New Roman" w:eastAsia="Times New Roman" w:hAnsi="Times New Roman" w:cs="Times New Roman"/>
          <w:sz w:val="26"/>
          <w:szCs w:val="26"/>
        </w:rPr>
        <w:t>gian</w:t>
      </w:r>
      <w:proofErr w:type="spellEnd"/>
      <w:r w:rsidR="00765C95" w:rsidRPr="00765C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765C95" w:rsidRPr="00765C95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</w:p>
    <w:p w14:paraId="6BB85561" w14:textId="3302D7F7" w:rsidR="7E9243BC" w:rsidRPr="00FC5FAB" w:rsidRDefault="7E9243BC" w:rsidP="6879673E">
      <w:pPr>
        <w:pStyle w:val="u4"/>
        <w:spacing w:before="0" w:after="319" w:line="360" w:lineRule="auto"/>
        <w:jc w:val="both"/>
        <w:rPr>
          <w:rFonts w:ascii="Times New Roman" w:eastAsia="Times New Roman" w:hAnsi="Times New Roman" w:cs="Times New Roman"/>
          <w:b/>
          <w:i w:val="0"/>
          <w:color w:val="auto"/>
        </w:rPr>
      </w:pPr>
      <w:r w:rsidRPr="00FC5FAB">
        <w:rPr>
          <w:rFonts w:ascii="Times New Roman" w:eastAsia="Times New Roman" w:hAnsi="Times New Roman" w:cs="Times New Roman"/>
          <w:b/>
          <w:i w:val="0"/>
          <w:color w:val="auto"/>
        </w:rPr>
        <w:t xml:space="preserve">b. </w:t>
      </w:r>
      <w:proofErr w:type="spellStart"/>
      <w:r w:rsidRPr="00FC5FAB">
        <w:rPr>
          <w:rFonts w:ascii="Times New Roman" w:eastAsia="Times New Roman" w:hAnsi="Times New Roman" w:cs="Times New Roman"/>
          <w:b/>
          <w:i w:val="0"/>
          <w:color w:val="auto"/>
        </w:rPr>
        <w:t>Thuật</w:t>
      </w:r>
      <w:proofErr w:type="spellEnd"/>
      <w:r w:rsidRPr="00FC5FAB">
        <w:rPr>
          <w:rFonts w:ascii="Times New Roman" w:eastAsia="Times New Roman" w:hAnsi="Times New Roman" w:cs="Times New Roman"/>
          <w:b/>
          <w:i w:val="0"/>
          <w:color w:val="auto"/>
        </w:rPr>
        <w:t xml:space="preserve"> </w:t>
      </w:r>
      <w:proofErr w:type="spellStart"/>
      <w:r w:rsidRPr="00FC5FAB">
        <w:rPr>
          <w:rFonts w:ascii="Times New Roman" w:eastAsia="Times New Roman" w:hAnsi="Times New Roman" w:cs="Times New Roman"/>
          <w:b/>
          <w:i w:val="0"/>
          <w:color w:val="auto"/>
        </w:rPr>
        <w:t>toán</w:t>
      </w:r>
      <w:proofErr w:type="spellEnd"/>
      <w:r w:rsidRPr="00FC5FAB">
        <w:rPr>
          <w:rFonts w:ascii="Times New Roman" w:eastAsia="Times New Roman" w:hAnsi="Times New Roman" w:cs="Times New Roman"/>
          <w:b/>
          <w:i w:val="0"/>
          <w:color w:val="auto"/>
        </w:rPr>
        <w:t xml:space="preserve"> "</w:t>
      </w:r>
      <w:proofErr w:type="spellStart"/>
      <w:r w:rsidRPr="00FC5FAB">
        <w:rPr>
          <w:rFonts w:ascii="Times New Roman" w:eastAsia="Times New Roman" w:hAnsi="Times New Roman" w:cs="Times New Roman"/>
          <w:b/>
          <w:i w:val="0"/>
          <w:color w:val="auto"/>
        </w:rPr>
        <w:t>Chạy</w:t>
      </w:r>
      <w:proofErr w:type="spellEnd"/>
      <w:r w:rsidRPr="00FC5FAB">
        <w:rPr>
          <w:rFonts w:ascii="Times New Roman" w:eastAsia="Times New Roman" w:hAnsi="Times New Roman" w:cs="Times New Roman"/>
          <w:b/>
          <w:i w:val="0"/>
          <w:color w:val="auto"/>
        </w:rPr>
        <w:t xml:space="preserve"> </w:t>
      </w:r>
      <w:proofErr w:type="spellStart"/>
      <w:r w:rsidRPr="00FC5FAB">
        <w:rPr>
          <w:rFonts w:ascii="Times New Roman" w:eastAsia="Times New Roman" w:hAnsi="Times New Roman" w:cs="Times New Roman"/>
          <w:b/>
          <w:i w:val="0"/>
          <w:color w:val="auto"/>
        </w:rPr>
        <w:t>trốn</w:t>
      </w:r>
      <w:proofErr w:type="spellEnd"/>
      <w:r w:rsidRPr="00FC5FAB">
        <w:rPr>
          <w:rFonts w:ascii="Times New Roman" w:eastAsia="Times New Roman" w:hAnsi="Times New Roman" w:cs="Times New Roman"/>
          <w:b/>
          <w:i w:val="0"/>
          <w:color w:val="auto"/>
        </w:rPr>
        <w:t xml:space="preserve">" </w:t>
      </w:r>
      <w:proofErr w:type="spellStart"/>
      <w:r w:rsidRPr="00FC5FAB">
        <w:rPr>
          <w:rFonts w:ascii="Times New Roman" w:eastAsia="Times New Roman" w:hAnsi="Times New Roman" w:cs="Times New Roman"/>
          <w:b/>
          <w:i w:val="0"/>
          <w:color w:val="auto"/>
        </w:rPr>
        <w:t>của</w:t>
      </w:r>
      <w:proofErr w:type="spellEnd"/>
      <w:r w:rsidRPr="00FC5FAB">
        <w:rPr>
          <w:rFonts w:ascii="Times New Roman" w:eastAsia="Times New Roman" w:hAnsi="Times New Roman" w:cs="Times New Roman"/>
          <w:b/>
          <w:i w:val="0"/>
          <w:color w:val="auto"/>
        </w:rPr>
        <w:t xml:space="preserve"> </w:t>
      </w:r>
      <w:proofErr w:type="spellStart"/>
      <w:r w:rsidRPr="00FC5FAB">
        <w:rPr>
          <w:rFonts w:ascii="Times New Roman" w:eastAsia="Times New Roman" w:hAnsi="Times New Roman" w:cs="Times New Roman"/>
          <w:b/>
          <w:i w:val="0"/>
          <w:color w:val="auto"/>
        </w:rPr>
        <w:t>Thỏ</w:t>
      </w:r>
      <w:proofErr w:type="spellEnd"/>
      <w:r w:rsidRPr="00FC5FAB">
        <w:rPr>
          <w:rFonts w:ascii="Times New Roman" w:eastAsia="Times New Roman" w:hAnsi="Times New Roman" w:cs="Times New Roman"/>
          <w:b/>
          <w:i w:val="0"/>
          <w:color w:val="auto"/>
        </w:rPr>
        <w:t xml:space="preserve"> (</w:t>
      </w:r>
      <w:proofErr w:type="gramStart"/>
      <w:r w:rsidRPr="00FC5FAB">
        <w:rPr>
          <w:rFonts w:ascii="Times New Roman" w:eastAsia="Times New Roman" w:hAnsi="Times New Roman" w:cs="Times New Roman"/>
          <w:b/>
          <w:i w:val="0"/>
          <w:color w:val="auto"/>
        </w:rPr>
        <w:t>Rabbit::</w:t>
      </w:r>
      <w:proofErr w:type="spellStart"/>
      <w:proofErr w:type="gramEnd"/>
      <w:r w:rsidRPr="00FC5FAB">
        <w:rPr>
          <w:rFonts w:ascii="Times New Roman" w:eastAsia="Times New Roman" w:hAnsi="Times New Roman" w:cs="Times New Roman"/>
          <w:b/>
          <w:i w:val="0"/>
          <w:color w:val="auto"/>
        </w:rPr>
        <w:t>runAway</w:t>
      </w:r>
      <w:proofErr w:type="spellEnd"/>
      <w:r w:rsidRPr="00FC5FAB">
        <w:rPr>
          <w:rFonts w:ascii="Times New Roman" w:eastAsia="Times New Roman" w:hAnsi="Times New Roman" w:cs="Times New Roman"/>
          <w:b/>
          <w:i w:val="0"/>
          <w:color w:val="auto"/>
        </w:rPr>
        <w:t>)</w:t>
      </w:r>
    </w:p>
    <w:p w14:paraId="179B88BC" w14:textId="23366A44" w:rsidR="7E9243BC" w:rsidRDefault="7E9243BC" w:rsidP="6879673E">
      <w:pPr>
        <w:spacing w:after="24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Trong file Rabbit.cpp,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hàm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cài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đặt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giúp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Thỏ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tồn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10CE7417" w14:textId="2EDCC833" w:rsidR="7E9243BC" w:rsidRDefault="7E9243BC" w:rsidP="6879673E">
      <w:pPr>
        <w:pStyle w:val="oancuaDanhsach"/>
        <w:numPr>
          <w:ilvl w:val="0"/>
          <w:numId w:val="9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31E495D0">
        <w:rPr>
          <w:rFonts w:ascii="Times New Roman" w:eastAsia="Times New Roman" w:hAnsi="Times New Roman" w:cs="Times New Roman"/>
          <w:b/>
          <w:bCs/>
          <w:sz w:val="26"/>
          <w:szCs w:val="26"/>
        </w:rPr>
        <w:t>Input:</w:t>
      </w:r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Danh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sách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vị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trí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tất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cả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con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Sói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CF314F2" w14:textId="5B319803" w:rsidR="7E9243BC" w:rsidRDefault="7E9243BC" w:rsidP="6879673E">
      <w:pPr>
        <w:pStyle w:val="oancuaDanhsach"/>
        <w:numPr>
          <w:ilvl w:val="0"/>
          <w:numId w:val="9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31E495D0">
        <w:rPr>
          <w:rFonts w:ascii="Times New Roman" w:eastAsia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31E495D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b/>
          <w:bCs/>
          <w:sz w:val="26"/>
          <w:szCs w:val="26"/>
        </w:rPr>
        <w:t>lý</w:t>
      </w:r>
      <w:proofErr w:type="spellEnd"/>
      <w:r w:rsidRPr="31E495D0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Duyệt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vòng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lặp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tìm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con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Sói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khoảng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cách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gần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nhất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nhỏ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hơn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senseRadius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857E109" w14:textId="1124B3F2" w:rsidR="7E9243BC" w:rsidRDefault="7E9243BC" w:rsidP="6879673E">
      <w:pPr>
        <w:pStyle w:val="oancuaDanhsach"/>
        <w:numPr>
          <w:ilvl w:val="0"/>
          <w:numId w:val="9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31E495D0">
        <w:rPr>
          <w:rFonts w:ascii="Times New Roman" w:eastAsia="Times New Roman" w:hAnsi="Times New Roman" w:cs="Times New Roman"/>
          <w:b/>
          <w:bCs/>
          <w:sz w:val="26"/>
          <w:szCs w:val="26"/>
        </w:rPr>
        <w:t>Phản</w:t>
      </w:r>
      <w:proofErr w:type="spellEnd"/>
      <w:r w:rsidRPr="31E495D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b/>
          <w:bCs/>
          <w:sz w:val="26"/>
          <w:szCs w:val="26"/>
        </w:rPr>
        <w:t>ứng</w:t>
      </w:r>
      <w:proofErr w:type="spellEnd"/>
      <w:r w:rsidRPr="31E495D0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tìm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thấy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Thỏ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vector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hướng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Sói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Thỏ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ngược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chiều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hướng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tấn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di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chuyển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hướng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đó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tốc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độ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giảm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nhẹ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mô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phỏng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sự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hoảng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loạn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0C6CB909" w14:textId="336901F9" w:rsidR="000B55F9" w:rsidRPr="000B55F9" w:rsidRDefault="00301B8F" w:rsidP="00EA42C4">
      <w:pPr>
        <w:spacing w:before="240" w:after="240" w:line="360" w:lineRule="auto"/>
        <w:ind w:left="360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1B62E7EA" wp14:editId="6EE6163D">
            <wp:extent cx="4777517" cy="3675529"/>
            <wp:effectExtent l="0" t="0" r="4445" b="1270"/>
            <wp:docPr id="1339098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09889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19957" cy="3708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C5388" w14:textId="183B5923" w:rsidR="005D65C2" w:rsidRPr="00DE1005" w:rsidRDefault="00D12B2D" w:rsidP="00EA42C4">
      <w:pPr>
        <w:spacing w:after="240" w:line="36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proofErr w:type="spellStart"/>
      <w:r w:rsidRPr="00DE1005">
        <w:rPr>
          <w:rFonts w:ascii="Times New Roman" w:eastAsia="Times New Roman" w:hAnsi="Times New Roman" w:cs="Times New Roman"/>
          <w:b/>
          <w:sz w:val="26"/>
          <w:szCs w:val="26"/>
        </w:rPr>
        <w:t>Hình</w:t>
      </w:r>
      <w:proofErr w:type="spellEnd"/>
      <w:r w:rsidRPr="00DE1005">
        <w:rPr>
          <w:rFonts w:ascii="Times New Roman" w:eastAsia="Times New Roman" w:hAnsi="Times New Roman" w:cs="Times New Roman"/>
          <w:b/>
          <w:sz w:val="26"/>
          <w:szCs w:val="26"/>
        </w:rPr>
        <w:t xml:space="preserve"> 2.</w:t>
      </w:r>
      <w:r w:rsidR="000A0554">
        <w:rPr>
          <w:rFonts w:ascii="Times New Roman" w:eastAsia="Times New Roman" w:hAnsi="Times New Roman" w:cs="Times New Roman"/>
          <w:b/>
          <w:bCs/>
          <w:sz w:val="26"/>
          <w:szCs w:val="26"/>
        </w:rPr>
        <w:t>4</w:t>
      </w:r>
      <w:r w:rsidRPr="00DE1005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 w:rsidR="00170CDE" w:rsidRPr="00DE1005">
        <w:rPr>
          <w:rFonts w:ascii="Times New Roman" w:eastAsia="Times New Roman" w:hAnsi="Times New Roman" w:cs="Times New Roman"/>
          <w:b/>
          <w:sz w:val="26"/>
          <w:szCs w:val="26"/>
        </w:rPr>
        <w:t>Code</w:t>
      </w:r>
      <w:r w:rsidR="00170CDE" w:rsidRPr="00DE1005">
        <w:rPr>
          <w:rFonts w:ascii="Times New Roman" w:eastAsia="Times New Roman" w:hAnsi="Times New Roman" w:cs="Times New Roman"/>
          <w:b/>
        </w:rPr>
        <w:t xml:space="preserve"> </w:t>
      </w:r>
      <w:proofErr w:type="gramStart"/>
      <w:r w:rsidR="00170CDE" w:rsidRPr="00DE1005">
        <w:rPr>
          <w:rFonts w:ascii="Times New Roman" w:eastAsia="Times New Roman" w:hAnsi="Times New Roman" w:cs="Times New Roman"/>
          <w:b/>
        </w:rPr>
        <w:t>Rabbit::</w:t>
      </w:r>
      <w:proofErr w:type="spellStart"/>
      <w:proofErr w:type="gramEnd"/>
      <w:r w:rsidR="00170CDE" w:rsidRPr="00DE1005">
        <w:rPr>
          <w:rFonts w:ascii="Times New Roman" w:eastAsia="Times New Roman" w:hAnsi="Times New Roman" w:cs="Times New Roman"/>
          <w:b/>
        </w:rPr>
        <w:t>runAway</w:t>
      </w:r>
      <w:proofErr w:type="spellEnd"/>
    </w:p>
    <w:p w14:paraId="13999E2C" w14:textId="31DBA165" w:rsidR="7E9243BC" w:rsidRPr="00FC5FAB" w:rsidRDefault="7E9243BC" w:rsidP="6879673E">
      <w:pPr>
        <w:pStyle w:val="u4"/>
        <w:spacing w:before="0" w:after="319" w:line="360" w:lineRule="auto"/>
        <w:jc w:val="both"/>
        <w:rPr>
          <w:rFonts w:ascii="Times New Roman" w:eastAsia="Times New Roman" w:hAnsi="Times New Roman" w:cs="Times New Roman"/>
          <w:b/>
          <w:i w:val="0"/>
          <w:color w:val="auto"/>
        </w:rPr>
      </w:pPr>
      <w:r w:rsidRPr="00FC5FAB">
        <w:rPr>
          <w:rFonts w:ascii="Times New Roman" w:eastAsia="Times New Roman" w:hAnsi="Times New Roman" w:cs="Times New Roman"/>
          <w:b/>
          <w:i w:val="0"/>
          <w:color w:val="auto"/>
        </w:rPr>
        <w:t xml:space="preserve">c. </w:t>
      </w:r>
      <w:proofErr w:type="spellStart"/>
      <w:r w:rsidRPr="00FC5FAB">
        <w:rPr>
          <w:rFonts w:ascii="Times New Roman" w:eastAsia="Times New Roman" w:hAnsi="Times New Roman" w:cs="Times New Roman"/>
          <w:b/>
          <w:i w:val="0"/>
          <w:color w:val="auto"/>
        </w:rPr>
        <w:t>Thuật</w:t>
      </w:r>
      <w:proofErr w:type="spellEnd"/>
      <w:r w:rsidRPr="00FC5FAB">
        <w:rPr>
          <w:rFonts w:ascii="Times New Roman" w:eastAsia="Times New Roman" w:hAnsi="Times New Roman" w:cs="Times New Roman"/>
          <w:b/>
          <w:i w:val="0"/>
          <w:color w:val="auto"/>
        </w:rPr>
        <w:t xml:space="preserve"> </w:t>
      </w:r>
      <w:proofErr w:type="spellStart"/>
      <w:r w:rsidRPr="00FC5FAB">
        <w:rPr>
          <w:rFonts w:ascii="Times New Roman" w:eastAsia="Times New Roman" w:hAnsi="Times New Roman" w:cs="Times New Roman"/>
          <w:b/>
          <w:i w:val="0"/>
          <w:color w:val="auto"/>
        </w:rPr>
        <w:t>toán</w:t>
      </w:r>
      <w:proofErr w:type="spellEnd"/>
      <w:r w:rsidRPr="00FC5FAB">
        <w:rPr>
          <w:rFonts w:ascii="Times New Roman" w:eastAsia="Times New Roman" w:hAnsi="Times New Roman" w:cs="Times New Roman"/>
          <w:b/>
          <w:i w:val="0"/>
          <w:color w:val="auto"/>
        </w:rPr>
        <w:t xml:space="preserve"> "</w:t>
      </w:r>
      <w:proofErr w:type="spellStart"/>
      <w:r w:rsidRPr="00FC5FAB">
        <w:rPr>
          <w:rFonts w:ascii="Times New Roman" w:eastAsia="Times New Roman" w:hAnsi="Times New Roman" w:cs="Times New Roman"/>
          <w:b/>
          <w:i w:val="0"/>
          <w:color w:val="auto"/>
        </w:rPr>
        <w:t>Săn</w:t>
      </w:r>
      <w:proofErr w:type="spellEnd"/>
      <w:r w:rsidRPr="00FC5FAB">
        <w:rPr>
          <w:rFonts w:ascii="Times New Roman" w:eastAsia="Times New Roman" w:hAnsi="Times New Roman" w:cs="Times New Roman"/>
          <w:b/>
          <w:i w:val="0"/>
          <w:color w:val="auto"/>
        </w:rPr>
        <w:t xml:space="preserve"> </w:t>
      </w:r>
      <w:proofErr w:type="spellStart"/>
      <w:r w:rsidRPr="00FC5FAB">
        <w:rPr>
          <w:rFonts w:ascii="Times New Roman" w:eastAsia="Times New Roman" w:hAnsi="Times New Roman" w:cs="Times New Roman"/>
          <w:b/>
          <w:i w:val="0"/>
          <w:color w:val="auto"/>
        </w:rPr>
        <w:t>mồi</w:t>
      </w:r>
      <w:proofErr w:type="spellEnd"/>
      <w:r w:rsidRPr="00FC5FAB">
        <w:rPr>
          <w:rFonts w:ascii="Times New Roman" w:eastAsia="Times New Roman" w:hAnsi="Times New Roman" w:cs="Times New Roman"/>
          <w:b/>
          <w:i w:val="0"/>
          <w:color w:val="auto"/>
        </w:rPr>
        <w:t xml:space="preserve">" </w:t>
      </w:r>
      <w:proofErr w:type="spellStart"/>
      <w:r w:rsidRPr="00FC5FAB">
        <w:rPr>
          <w:rFonts w:ascii="Times New Roman" w:eastAsia="Times New Roman" w:hAnsi="Times New Roman" w:cs="Times New Roman"/>
          <w:b/>
          <w:i w:val="0"/>
          <w:color w:val="auto"/>
        </w:rPr>
        <w:t>của</w:t>
      </w:r>
      <w:proofErr w:type="spellEnd"/>
      <w:r w:rsidRPr="00FC5FAB">
        <w:rPr>
          <w:rFonts w:ascii="Times New Roman" w:eastAsia="Times New Roman" w:hAnsi="Times New Roman" w:cs="Times New Roman"/>
          <w:b/>
          <w:i w:val="0"/>
          <w:color w:val="auto"/>
        </w:rPr>
        <w:t xml:space="preserve"> </w:t>
      </w:r>
      <w:proofErr w:type="spellStart"/>
      <w:r w:rsidRPr="00FC5FAB">
        <w:rPr>
          <w:rFonts w:ascii="Times New Roman" w:eastAsia="Times New Roman" w:hAnsi="Times New Roman" w:cs="Times New Roman"/>
          <w:b/>
          <w:i w:val="0"/>
          <w:color w:val="auto"/>
        </w:rPr>
        <w:t>Sói</w:t>
      </w:r>
      <w:proofErr w:type="spellEnd"/>
      <w:r w:rsidRPr="00FC5FAB">
        <w:rPr>
          <w:rFonts w:ascii="Times New Roman" w:eastAsia="Times New Roman" w:hAnsi="Times New Roman" w:cs="Times New Roman"/>
          <w:b/>
          <w:i w:val="0"/>
          <w:color w:val="auto"/>
        </w:rPr>
        <w:t xml:space="preserve"> (</w:t>
      </w:r>
      <w:proofErr w:type="gramStart"/>
      <w:r w:rsidRPr="00FC5FAB">
        <w:rPr>
          <w:rFonts w:ascii="Times New Roman" w:eastAsia="Times New Roman" w:hAnsi="Times New Roman" w:cs="Times New Roman"/>
          <w:b/>
          <w:i w:val="0"/>
          <w:color w:val="auto"/>
        </w:rPr>
        <w:t>Wolf::</w:t>
      </w:r>
      <w:proofErr w:type="gramEnd"/>
      <w:r w:rsidRPr="00FC5FAB">
        <w:rPr>
          <w:rFonts w:ascii="Times New Roman" w:eastAsia="Times New Roman" w:hAnsi="Times New Roman" w:cs="Times New Roman"/>
          <w:b/>
          <w:i w:val="0"/>
          <w:color w:val="auto"/>
        </w:rPr>
        <w:t>hunt)</w:t>
      </w:r>
    </w:p>
    <w:p w14:paraId="518399AD" w14:textId="170AEAA2" w:rsidR="7E9243BC" w:rsidRDefault="7E9243BC" w:rsidP="6879673E">
      <w:pPr>
        <w:spacing w:after="24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Trong file Wolf.cpp,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Sói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hoạt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tích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cực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hơn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45C4A7D9" w14:textId="47C88832" w:rsidR="7E9243BC" w:rsidRDefault="7E9243BC" w:rsidP="6879673E">
      <w:pPr>
        <w:pStyle w:val="oancuaDanhsach"/>
        <w:numPr>
          <w:ilvl w:val="0"/>
          <w:numId w:val="8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31E495D0">
        <w:rPr>
          <w:rFonts w:ascii="Times New Roman" w:eastAsia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31E495D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b/>
          <w:bCs/>
          <w:sz w:val="26"/>
          <w:szCs w:val="26"/>
        </w:rPr>
        <w:t>lý</w:t>
      </w:r>
      <w:proofErr w:type="spellEnd"/>
      <w:r w:rsidRPr="31E495D0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Sói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liên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tục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khoảng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cách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tới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tất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cả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con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Thỏ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còn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sống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17D4BF0" w14:textId="24289A2B" w:rsidR="7E9243BC" w:rsidRDefault="7E9243BC" w:rsidP="6879673E">
      <w:pPr>
        <w:pStyle w:val="oancuaDanhsach"/>
        <w:numPr>
          <w:ilvl w:val="0"/>
          <w:numId w:val="8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31E495D0">
        <w:rPr>
          <w:rFonts w:ascii="Times New Roman" w:eastAsia="Times New Roman" w:hAnsi="Times New Roman" w:cs="Times New Roman"/>
          <w:b/>
          <w:bCs/>
          <w:sz w:val="26"/>
          <w:szCs w:val="26"/>
        </w:rPr>
        <w:t>Quyết</w:t>
      </w:r>
      <w:proofErr w:type="spellEnd"/>
      <w:r w:rsidRPr="31E495D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31E495D0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Chọn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con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Thỏ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khoảng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cách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minDist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nhỏ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nhất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7276D87" w14:textId="0E39792C" w:rsidR="7E9243BC" w:rsidRDefault="7E9243BC" w:rsidP="6879673E">
      <w:pPr>
        <w:pStyle w:val="oancuaDanhsach"/>
        <w:numPr>
          <w:ilvl w:val="0"/>
          <w:numId w:val="8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31E495D0">
        <w:rPr>
          <w:rFonts w:ascii="Times New Roman" w:eastAsia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31E495D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31E495D0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Di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chuyển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phía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con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Thỏ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đó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khoảng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cách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&lt; 10px (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chạm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nhau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),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Sói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thiết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trạng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thái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isDead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= true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Thỏ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hồi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phục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bản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thân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06CD7B2" w14:textId="1324AD47" w:rsidR="007549F8" w:rsidRDefault="00C75204" w:rsidP="00392CD7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76260C37" wp14:editId="73FBEB89">
            <wp:extent cx="4823012" cy="5096139"/>
            <wp:effectExtent l="0" t="0" r="0" b="9525"/>
            <wp:docPr id="389520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52093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62336" cy="51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B95FD" w14:textId="331B1026" w:rsidR="00170CDE" w:rsidRPr="00DE1005" w:rsidRDefault="00300439" w:rsidP="00392CD7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proofErr w:type="spellStart"/>
      <w:r w:rsidRPr="00DE1005">
        <w:rPr>
          <w:rFonts w:ascii="Times New Roman" w:eastAsia="Times New Roman" w:hAnsi="Times New Roman" w:cs="Times New Roman"/>
          <w:b/>
          <w:sz w:val="26"/>
          <w:szCs w:val="26"/>
        </w:rPr>
        <w:t>Hình</w:t>
      </w:r>
      <w:proofErr w:type="spellEnd"/>
      <w:r w:rsidRPr="00DE1005">
        <w:rPr>
          <w:rFonts w:ascii="Times New Roman" w:eastAsia="Times New Roman" w:hAnsi="Times New Roman" w:cs="Times New Roman"/>
          <w:b/>
          <w:sz w:val="26"/>
          <w:szCs w:val="26"/>
        </w:rPr>
        <w:t xml:space="preserve"> 2.</w:t>
      </w:r>
      <w:r w:rsidR="000A0554">
        <w:rPr>
          <w:rFonts w:ascii="Times New Roman" w:eastAsia="Times New Roman" w:hAnsi="Times New Roman" w:cs="Times New Roman"/>
          <w:b/>
          <w:bCs/>
          <w:sz w:val="26"/>
          <w:szCs w:val="26"/>
        </w:rPr>
        <w:t>5</w:t>
      </w:r>
      <w:r w:rsidR="00E50290" w:rsidRPr="00DE1005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 w:rsidRPr="00DE1005">
        <w:rPr>
          <w:rFonts w:ascii="Times New Roman" w:eastAsia="Times New Roman" w:hAnsi="Times New Roman" w:cs="Times New Roman"/>
          <w:b/>
          <w:sz w:val="26"/>
          <w:szCs w:val="26"/>
        </w:rPr>
        <w:t xml:space="preserve">Code </w:t>
      </w:r>
      <w:proofErr w:type="gramStart"/>
      <w:r w:rsidRPr="00DE1005">
        <w:rPr>
          <w:rFonts w:ascii="Times New Roman" w:eastAsia="Times New Roman" w:hAnsi="Times New Roman" w:cs="Times New Roman"/>
          <w:b/>
          <w:sz w:val="26"/>
          <w:szCs w:val="26"/>
        </w:rPr>
        <w:t>Wolf</w:t>
      </w:r>
      <w:r w:rsidR="00E50290" w:rsidRPr="00DE1005">
        <w:rPr>
          <w:rFonts w:ascii="Times New Roman" w:eastAsia="Times New Roman" w:hAnsi="Times New Roman" w:cs="Times New Roman"/>
          <w:b/>
          <w:sz w:val="26"/>
          <w:szCs w:val="26"/>
        </w:rPr>
        <w:t>::</w:t>
      </w:r>
      <w:proofErr w:type="gramEnd"/>
      <w:r w:rsidR="00E50290" w:rsidRPr="00DE1005">
        <w:rPr>
          <w:rFonts w:ascii="Times New Roman" w:eastAsia="Times New Roman" w:hAnsi="Times New Roman" w:cs="Times New Roman"/>
          <w:b/>
          <w:sz w:val="26"/>
          <w:szCs w:val="26"/>
        </w:rPr>
        <w:t>hunt</w:t>
      </w:r>
    </w:p>
    <w:p w14:paraId="2A576DBD" w14:textId="053D38EC" w:rsidR="7E9243BC" w:rsidRPr="00FC5FAB" w:rsidRDefault="7E9243BC" w:rsidP="6879673E">
      <w:pPr>
        <w:pStyle w:val="u3"/>
        <w:spacing w:before="0" w:after="281" w:line="360" w:lineRule="auto"/>
        <w:jc w:val="both"/>
        <w:rPr>
          <w:rFonts w:ascii="Times New Roman" w:eastAsia="Times New Roman" w:hAnsi="Times New Roman" w:cs="Times New Roman"/>
          <w:b/>
          <w:color w:val="auto"/>
        </w:rPr>
      </w:pPr>
      <w:bookmarkStart w:id="50" w:name="_Toc219286444"/>
      <w:bookmarkStart w:id="51" w:name="_Toc219294435"/>
      <w:r w:rsidRPr="00FC5FAB">
        <w:rPr>
          <w:rFonts w:ascii="Times New Roman" w:eastAsia="Times New Roman" w:hAnsi="Times New Roman" w:cs="Times New Roman"/>
          <w:b/>
          <w:color w:val="auto"/>
        </w:rPr>
        <w:t xml:space="preserve">2.3.3. Quản </w:t>
      </w:r>
      <w:proofErr w:type="spellStart"/>
      <w:r w:rsidRPr="00FC5FAB">
        <w:rPr>
          <w:rFonts w:ascii="Times New Roman" w:eastAsia="Times New Roman" w:hAnsi="Times New Roman" w:cs="Times New Roman"/>
          <w:b/>
          <w:color w:val="auto"/>
        </w:rPr>
        <w:t>lý</w:t>
      </w:r>
      <w:proofErr w:type="spellEnd"/>
      <w:r w:rsidRPr="00FC5FAB">
        <w:rPr>
          <w:rFonts w:ascii="Times New Roman" w:eastAsia="Times New Roman" w:hAnsi="Times New Roman" w:cs="Times New Roman"/>
          <w:b/>
          <w:color w:val="auto"/>
        </w:rPr>
        <w:t xml:space="preserve"> </w:t>
      </w:r>
      <w:proofErr w:type="spellStart"/>
      <w:r w:rsidRPr="00FC5FAB">
        <w:rPr>
          <w:rFonts w:ascii="Times New Roman" w:eastAsia="Times New Roman" w:hAnsi="Times New Roman" w:cs="Times New Roman"/>
          <w:b/>
          <w:color w:val="auto"/>
        </w:rPr>
        <w:t>Bộ</w:t>
      </w:r>
      <w:proofErr w:type="spellEnd"/>
      <w:r w:rsidRPr="00FC5FAB">
        <w:rPr>
          <w:rFonts w:ascii="Times New Roman" w:eastAsia="Times New Roman" w:hAnsi="Times New Roman" w:cs="Times New Roman"/>
          <w:b/>
          <w:color w:val="auto"/>
        </w:rPr>
        <w:t xml:space="preserve"> </w:t>
      </w:r>
      <w:proofErr w:type="spellStart"/>
      <w:r w:rsidRPr="00FC5FAB">
        <w:rPr>
          <w:rFonts w:ascii="Times New Roman" w:eastAsia="Times New Roman" w:hAnsi="Times New Roman" w:cs="Times New Roman"/>
          <w:b/>
          <w:color w:val="auto"/>
        </w:rPr>
        <w:t>nhớ</w:t>
      </w:r>
      <w:proofErr w:type="spellEnd"/>
      <w:r w:rsidRPr="00FC5FAB">
        <w:rPr>
          <w:rFonts w:ascii="Times New Roman" w:eastAsia="Times New Roman" w:hAnsi="Times New Roman" w:cs="Times New Roman"/>
          <w:b/>
          <w:color w:val="auto"/>
        </w:rPr>
        <w:t xml:space="preserve"> </w:t>
      </w:r>
      <w:proofErr w:type="spellStart"/>
      <w:r w:rsidRPr="00FC5FAB">
        <w:rPr>
          <w:rFonts w:ascii="Times New Roman" w:eastAsia="Times New Roman" w:hAnsi="Times New Roman" w:cs="Times New Roman"/>
          <w:b/>
          <w:color w:val="auto"/>
        </w:rPr>
        <w:t>và</w:t>
      </w:r>
      <w:proofErr w:type="spellEnd"/>
      <w:r w:rsidRPr="00FC5FAB">
        <w:rPr>
          <w:rFonts w:ascii="Times New Roman" w:eastAsia="Times New Roman" w:hAnsi="Times New Roman" w:cs="Times New Roman"/>
          <w:b/>
          <w:color w:val="auto"/>
        </w:rPr>
        <w:t xml:space="preserve"> </w:t>
      </w:r>
      <w:proofErr w:type="spellStart"/>
      <w:r w:rsidRPr="00FC5FAB">
        <w:rPr>
          <w:rFonts w:ascii="Times New Roman" w:eastAsia="Times New Roman" w:hAnsi="Times New Roman" w:cs="Times New Roman"/>
          <w:b/>
          <w:color w:val="auto"/>
        </w:rPr>
        <w:t>Vòng</w:t>
      </w:r>
      <w:proofErr w:type="spellEnd"/>
      <w:r w:rsidRPr="00FC5FAB">
        <w:rPr>
          <w:rFonts w:ascii="Times New Roman" w:eastAsia="Times New Roman" w:hAnsi="Times New Roman" w:cs="Times New Roman"/>
          <w:b/>
          <w:color w:val="auto"/>
        </w:rPr>
        <w:t xml:space="preserve"> </w:t>
      </w:r>
      <w:proofErr w:type="spellStart"/>
      <w:r w:rsidRPr="00FC5FAB">
        <w:rPr>
          <w:rFonts w:ascii="Times New Roman" w:eastAsia="Times New Roman" w:hAnsi="Times New Roman" w:cs="Times New Roman"/>
          <w:b/>
          <w:color w:val="auto"/>
        </w:rPr>
        <w:t>đời</w:t>
      </w:r>
      <w:proofErr w:type="spellEnd"/>
      <w:r w:rsidRPr="00FC5FAB">
        <w:rPr>
          <w:rFonts w:ascii="Times New Roman" w:eastAsia="Times New Roman" w:hAnsi="Times New Roman" w:cs="Times New Roman"/>
          <w:b/>
          <w:color w:val="auto"/>
        </w:rPr>
        <w:t xml:space="preserve"> </w:t>
      </w:r>
      <w:proofErr w:type="spellStart"/>
      <w:r w:rsidRPr="00FC5FAB">
        <w:rPr>
          <w:rFonts w:ascii="Times New Roman" w:eastAsia="Times New Roman" w:hAnsi="Times New Roman" w:cs="Times New Roman"/>
          <w:b/>
          <w:color w:val="auto"/>
        </w:rPr>
        <w:t>đối</w:t>
      </w:r>
      <w:proofErr w:type="spellEnd"/>
      <w:r w:rsidRPr="00FC5FAB">
        <w:rPr>
          <w:rFonts w:ascii="Times New Roman" w:eastAsia="Times New Roman" w:hAnsi="Times New Roman" w:cs="Times New Roman"/>
          <w:b/>
          <w:color w:val="auto"/>
        </w:rPr>
        <w:t xml:space="preserve"> </w:t>
      </w:r>
      <w:proofErr w:type="spellStart"/>
      <w:r w:rsidRPr="00FC5FAB">
        <w:rPr>
          <w:rFonts w:ascii="Times New Roman" w:eastAsia="Times New Roman" w:hAnsi="Times New Roman" w:cs="Times New Roman"/>
          <w:b/>
          <w:color w:val="auto"/>
        </w:rPr>
        <w:t>tượng</w:t>
      </w:r>
      <w:bookmarkEnd w:id="50"/>
      <w:bookmarkEnd w:id="51"/>
      <w:proofErr w:type="spellEnd"/>
    </w:p>
    <w:p w14:paraId="2F8BF967" w14:textId="4A55A5E2" w:rsidR="7E9243BC" w:rsidRDefault="7E9243BC" w:rsidP="6879673E">
      <w:pPr>
        <w:spacing w:after="24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Do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ra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chết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đi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liên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tục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nhớ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cực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kỳ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trọng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tránh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tràn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RAM.</w:t>
      </w:r>
    </w:p>
    <w:p w14:paraId="7C2CE8B3" w14:textId="18EA9C61" w:rsidR="00D2572F" w:rsidRDefault="1C367568" w:rsidP="6879673E">
      <w:pPr>
        <w:spacing w:after="24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37CB6068">
        <w:rPr>
          <w:rFonts w:ascii="Times New Roman" w:eastAsia="Times New Roman" w:hAnsi="Times New Roman" w:cs="Times New Roman"/>
          <w:sz w:val="26"/>
          <w:szCs w:val="26"/>
        </w:rPr>
        <w:t>Nhóm</w:t>
      </w:r>
      <w:proofErr w:type="spellEnd"/>
      <w:r w:rsidRPr="37CB606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6A3F5F07">
        <w:rPr>
          <w:rFonts w:ascii="Times New Roman" w:eastAsia="Times New Roman" w:hAnsi="Times New Roman" w:cs="Times New Roman"/>
          <w:sz w:val="26"/>
          <w:szCs w:val="26"/>
        </w:rPr>
        <w:t>em</w:t>
      </w:r>
      <w:proofErr w:type="spellEnd"/>
      <w:r w:rsidR="7E9243BC"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7E9243BC" w:rsidRPr="31E495D0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="7E9243BC"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7E9243BC" w:rsidRPr="31E495D0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="7E9243BC"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gramStart"/>
      <w:r w:rsidR="7E9243BC" w:rsidRPr="31E495D0">
        <w:rPr>
          <w:rFonts w:ascii="Times New Roman" w:eastAsia="Times New Roman" w:hAnsi="Times New Roman" w:cs="Times New Roman"/>
          <w:sz w:val="26"/>
          <w:szCs w:val="26"/>
        </w:rPr>
        <w:t>std::</w:t>
      </w:r>
      <w:proofErr w:type="gramEnd"/>
      <w:r w:rsidR="7E9243BC" w:rsidRPr="31E495D0">
        <w:rPr>
          <w:rFonts w:ascii="Times New Roman" w:eastAsia="Times New Roman" w:hAnsi="Times New Roman" w:cs="Times New Roman"/>
          <w:sz w:val="26"/>
          <w:szCs w:val="26"/>
        </w:rPr>
        <w:t xml:space="preserve">vector </w:t>
      </w:r>
      <w:proofErr w:type="spellStart"/>
      <w:r w:rsidR="7E9243BC" w:rsidRPr="31E495D0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="7E9243BC"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7E9243BC" w:rsidRPr="31E495D0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="7E9243BC"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7E9243BC" w:rsidRPr="31E495D0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="7E9243BC"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7E9243BC" w:rsidRPr="31E495D0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="7E9243BC"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7E9243BC" w:rsidRPr="31E495D0">
        <w:rPr>
          <w:rFonts w:ascii="Times New Roman" w:eastAsia="Times New Roman" w:hAnsi="Times New Roman" w:cs="Times New Roman"/>
          <w:sz w:val="26"/>
          <w:szCs w:val="26"/>
        </w:rPr>
        <w:t>sách</w:t>
      </w:r>
      <w:proofErr w:type="spellEnd"/>
      <w:r w:rsidR="7E9243BC"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7E9243BC" w:rsidRPr="31E495D0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="7E9243BC"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7E9243BC" w:rsidRPr="31E495D0">
        <w:rPr>
          <w:rFonts w:ascii="Times New Roman" w:eastAsia="Times New Roman" w:hAnsi="Times New Roman" w:cs="Times New Roman"/>
          <w:sz w:val="26"/>
          <w:szCs w:val="26"/>
        </w:rPr>
        <w:t>vật</w:t>
      </w:r>
      <w:proofErr w:type="spellEnd"/>
      <w:r w:rsidR="7E9243BC" w:rsidRPr="31E495D0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="7E9243BC" w:rsidRPr="31E495D0"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 w:rsidR="7E9243BC"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7E9243BC" w:rsidRPr="31E495D0">
        <w:rPr>
          <w:rFonts w:ascii="Times New Roman" w:eastAsia="Times New Roman" w:hAnsi="Times New Roman" w:cs="Times New Roman"/>
          <w:sz w:val="26"/>
          <w:szCs w:val="26"/>
        </w:rPr>
        <w:t>cuối</w:t>
      </w:r>
      <w:proofErr w:type="spellEnd"/>
      <w:r w:rsidR="7E9243BC"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7E9243BC" w:rsidRPr="31E495D0">
        <w:rPr>
          <w:rFonts w:ascii="Times New Roman" w:eastAsia="Times New Roman" w:hAnsi="Times New Roman" w:cs="Times New Roman"/>
          <w:sz w:val="26"/>
          <w:szCs w:val="26"/>
        </w:rPr>
        <w:t>mỗi</w:t>
      </w:r>
      <w:proofErr w:type="spellEnd"/>
      <w:r w:rsidR="7E9243BC"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7E9243BC" w:rsidRPr="31E495D0">
        <w:rPr>
          <w:rFonts w:ascii="Times New Roman" w:eastAsia="Times New Roman" w:hAnsi="Times New Roman" w:cs="Times New Roman"/>
          <w:sz w:val="26"/>
          <w:szCs w:val="26"/>
        </w:rPr>
        <w:t>khung</w:t>
      </w:r>
      <w:proofErr w:type="spellEnd"/>
      <w:r w:rsidR="7E9243BC"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7E9243BC" w:rsidRPr="31E495D0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="7E9243BC" w:rsidRPr="31E495D0">
        <w:rPr>
          <w:rFonts w:ascii="Times New Roman" w:eastAsia="Times New Roman" w:hAnsi="Times New Roman" w:cs="Times New Roman"/>
          <w:sz w:val="26"/>
          <w:szCs w:val="26"/>
        </w:rPr>
        <w:t xml:space="preserve"> (Frame), </w:t>
      </w:r>
      <w:proofErr w:type="spellStart"/>
      <w:r w:rsidR="7E9243BC" w:rsidRPr="31E495D0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="7E9243BC"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7E9243BC" w:rsidRPr="31E495D0">
        <w:rPr>
          <w:rFonts w:ascii="Times New Roman" w:eastAsia="Times New Roman" w:hAnsi="Times New Roman" w:cs="Times New Roman"/>
          <w:sz w:val="26"/>
          <w:szCs w:val="26"/>
        </w:rPr>
        <w:t>vòng</w:t>
      </w:r>
      <w:proofErr w:type="spellEnd"/>
      <w:r w:rsidR="7E9243BC"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7E9243BC" w:rsidRPr="31E495D0">
        <w:rPr>
          <w:rFonts w:ascii="Times New Roman" w:eastAsia="Times New Roman" w:hAnsi="Times New Roman" w:cs="Times New Roman"/>
          <w:sz w:val="26"/>
          <w:szCs w:val="26"/>
        </w:rPr>
        <w:t>lặp</w:t>
      </w:r>
      <w:proofErr w:type="spellEnd"/>
      <w:r w:rsidR="7E9243BC"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7E9243BC" w:rsidRPr="31E495D0"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 w:rsidR="7E9243BC"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7E9243BC" w:rsidRPr="31E495D0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="7E9243BC"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7E9243BC" w:rsidRPr="31E495D0"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 w:rsidR="7E9243BC"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7E9243BC" w:rsidRPr="31E495D0">
        <w:rPr>
          <w:rFonts w:ascii="Times New Roman" w:eastAsia="Times New Roman" w:hAnsi="Times New Roman" w:cs="Times New Roman"/>
          <w:sz w:val="26"/>
          <w:szCs w:val="26"/>
        </w:rPr>
        <w:t>trạng</w:t>
      </w:r>
      <w:proofErr w:type="spellEnd"/>
      <w:r w:rsidR="7E9243BC"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7E9243BC" w:rsidRPr="31E495D0">
        <w:rPr>
          <w:rFonts w:ascii="Times New Roman" w:eastAsia="Times New Roman" w:hAnsi="Times New Roman" w:cs="Times New Roman"/>
          <w:sz w:val="26"/>
          <w:szCs w:val="26"/>
        </w:rPr>
        <w:t>thái</w:t>
      </w:r>
      <w:proofErr w:type="spellEnd"/>
      <w:r w:rsidR="7E9243BC"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7E9243BC" w:rsidRPr="31E495D0">
        <w:rPr>
          <w:rFonts w:ascii="Times New Roman" w:eastAsia="Times New Roman" w:hAnsi="Times New Roman" w:cs="Times New Roman"/>
          <w:sz w:val="26"/>
          <w:szCs w:val="26"/>
        </w:rPr>
        <w:t>isDead</w:t>
      </w:r>
      <w:proofErr w:type="spellEnd"/>
      <w:r w:rsidR="7E9243BC" w:rsidRPr="31E495D0">
        <w:rPr>
          <w:rFonts w:ascii="Times New Roman" w:eastAsia="Times New Roman" w:hAnsi="Times New Roman" w:cs="Times New Roman"/>
          <w:sz w:val="26"/>
          <w:szCs w:val="26"/>
        </w:rPr>
        <w:t>:</w:t>
      </w:r>
      <w:r w:rsidR="00D2572F" w:rsidRPr="00D2572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0475E9DB" w14:textId="4E7D9A46" w:rsidR="7E9243BC" w:rsidRDefault="00D2572F" w:rsidP="6879673E">
      <w:pPr>
        <w:spacing w:after="24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Kỹ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thuật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áp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cả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Thỏ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Sói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hiệu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Nổ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AB3AFEB" w14:textId="7F9F8478" w:rsidR="7E9243BC" w:rsidRDefault="00D2572F" w:rsidP="00EA42C4">
      <w:pPr>
        <w:spacing w:after="0" w:line="36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3B773F3F" wp14:editId="68C235D1">
            <wp:extent cx="4153260" cy="1707028"/>
            <wp:effectExtent l="0" t="0" r="0" b="7620"/>
            <wp:docPr id="1174913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91345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1707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2FC77" w14:textId="3B4069E0" w:rsidR="7E9243BC" w:rsidRPr="00DE1005" w:rsidRDefault="00BB2265" w:rsidP="00EA42C4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proofErr w:type="spellStart"/>
      <w:r w:rsidRPr="00DE1005">
        <w:rPr>
          <w:rFonts w:ascii="Times New Roman" w:eastAsia="Times New Roman" w:hAnsi="Times New Roman" w:cs="Times New Roman"/>
          <w:b/>
          <w:sz w:val="26"/>
          <w:szCs w:val="26"/>
        </w:rPr>
        <w:t>Hình</w:t>
      </w:r>
      <w:proofErr w:type="spellEnd"/>
      <w:r w:rsidRPr="00DE1005">
        <w:rPr>
          <w:rFonts w:ascii="Times New Roman" w:eastAsia="Times New Roman" w:hAnsi="Times New Roman" w:cs="Times New Roman"/>
          <w:b/>
          <w:sz w:val="26"/>
          <w:szCs w:val="26"/>
        </w:rPr>
        <w:t xml:space="preserve"> 2.</w:t>
      </w:r>
      <w:r w:rsidR="000A0554">
        <w:rPr>
          <w:rFonts w:ascii="Times New Roman" w:eastAsia="Times New Roman" w:hAnsi="Times New Roman" w:cs="Times New Roman"/>
          <w:b/>
          <w:bCs/>
          <w:sz w:val="26"/>
          <w:szCs w:val="26"/>
        </w:rPr>
        <w:t>6</w:t>
      </w:r>
      <w:r w:rsidRPr="00DE1005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 w:rsidR="00B03D09" w:rsidRPr="00DE1005">
        <w:rPr>
          <w:rFonts w:ascii="Times New Roman" w:eastAsia="Times New Roman" w:hAnsi="Times New Roman" w:cs="Times New Roman"/>
          <w:b/>
          <w:sz w:val="26"/>
          <w:szCs w:val="26"/>
        </w:rPr>
        <w:t>C</w:t>
      </w:r>
      <w:r w:rsidRPr="00DE1005">
        <w:rPr>
          <w:rFonts w:ascii="Times New Roman" w:eastAsia="Times New Roman" w:hAnsi="Times New Roman" w:cs="Times New Roman"/>
          <w:b/>
          <w:sz w:val="26"/>
          <w:szCs w:val="26"/>
        </w:rPr>
        <w:t xml:space="preserve">ode </w:t>
      </w:r>
      <w:r w:rsidR="00E64099" w:rsidRPr="00DE1005">
        <w:rPr>
          <w:rFonts w:ascii="Times New Roman" w:eastAsia="Times New Roman" w:hAnsi="Times New Roman" w:cs="Times New Roman"/>
          <w:b/>
          <w:sz w:val="26"/>
          <w:szCs w:val="26"/>
          <w:lang w:val="en"/>
        </w:rPr>
        <w:t>Memory Management</w:t>
      </w:r>
    </w:p>
    <w:p w14:paraId="56920DA5" w14:textId="37225439" w:rsidR="7E9243BC" w:rsidRPr="00FC5FAB" w:rsidRDefault="7E9243BC" w:rsidP="6879673E">
      <w:pPr>
        <w:pStyle w:val="u2"/>
        <w:spacing w:before="0" w:after="299" w:line="360" w:lineRule="auto"/>
        <w:jc w:val="both"/>
        <w:rPr>
          <w:rFonts w:ascii="Times New Roman" w:eastAsia="Times New Roman" w:hAnsi="Times New Roman" w:cs="Times New Roman"/>
          <w:b/>
          <w:color w:val="auto"/>
          <w:sz w:val="36"/>
          <w:szCs w:val="36"/>
        </w:rPr>
      </w:pPr>
      <w:bookmarkStart w:id="52" w:name="_Toc219286445"/>
      <w:bookmarkStart w:id="53" w:name="_Toc219294436"/>
      <w:r w:rsidRPr="00FC5FAB">
        <w:rPr>
          <w:rFonts w:ascii="Times New Roman" w:eastAsia="Times New Roman" w:hAnsi="Times New Roman" w:cs="Times New Roman"/>
          <w:b/>
          <w:color w:val="auto"/>
          <w:sz w:val="36"/>
          <w:szCs w:val="36"/>
        </w:rPr>
        <w:t xml:space="preserve">2.4. Các </w:t>
      </w:r>
      <w:proofErr w:type="spellStart"/>
      <w:r w:rsidRPr="00FC5FAB">
        <w:rPr>
          <w:rFonts w:ascii="Times New Roman" w:eastAsia="Times New Roman" w:hAnsi="Times New Roman" w:cs="Times New Roman"/>
          <w:b/>
          <w:color w:val="auto"/>
          <w:sz w:val="36"/>
          <w:szCs w:val="36"/>
        </w:rPr>
        <w:t>chức</w:t>
      </w:r>
      <w:proofErr w:type="spellEnd"/>
      <w:r w:rsidRPr="00FC5FAB">
        <w:rPr>
          <w:rFonts w:ascii="Times New Roman" w:eastAsia="Times New Roman" w:hAnsi="Times New Roman" w:cs="Times New Roman"/>
          <w:b/>
          <w:color w:val="auto"/>
          <w:sz w:val="36"/>
          <w:szCs w:val="36"/>
        </w:rPr>
        <w:t xml:space="preserve"> </w:t>
      </w:r>
      <w:proofErr w:type="spellStart"/>
      <w:r w:rsidRPr="00FC5FAB">
        <w:rPr>
          <w:rFonts w:ascii="Times New Roman" w:eastAsia="Times New Roman" w:hAnsi="Times New Roman" w:cs="Times New Roman"/>
          <w:b/>
          <w:color w:val="auto"/>
          <w:sz w:val="36"/>
          <w:szCs w:val="36"/>
        </w:rPr>
        <w:t>năng</w:t>
      </w:r>
      <w:proofErr w:type="spellEnd"/>
      <w:r w:rsidRPr="00FC5FAB">
        <w:rPr>
          <w:rFonts w:ascii="Times New Roman" w:eastAsia="Times New Roman" w:hAnsi="Times New Roman" w:cs="Times New Roman"/>
          <w:b/>
          <w:color w:val="auto"/>
          <w:sz w:val="36"/>
          <w:szCs w:val="36"/>
        </w:rPr>
        <w:t xml:space="preserve"> </w:t>
      </w:r>
      <w:proofErr w:type="spellStart"/>
      <w:r w:rsidRPr="00FC5FAB">
        <w:rPr>
          <w:rFonts w:ascii="Times New Roman" w:eastAsia="Times New Roman" w:hAnsi="Times New Roman" w:cs="Times New Roman"/>
          <w:b/>
          <w:color w:val="auto"/>
          <w:sz w:val="36"/>
          <w:szCs w:val="36"/>
        </w:rPr>
        <w:t>hỗ</w:t>
      </w:r>
      <w:proofErr w:type="spellEnd"/>
      <w:r w:rsidRPr="00FC5FAB">
        <w:rPr>
          <w:rFonts w:ascii="Times New Roman" w:eastAsia="Times New Roman" w:hAnsi="Times New Roman" w:cs="Times New Roman"/>
          <w:b/>
          <w:color w:val="auto"/>
          <w:sz w:val="36"/>
          <w:szCs w:val="36"/>
        </w:rPr>
        <w:t xml:space="preserve"> </w:t>
      </w:r>
      <w:proofErr w:type="spellStart"/>
      <w:r w:rsidRPr="00FC5FAB">
        <w:rPr>
          <w:rFonts w:ascii="Times New Roman" w:eastAsia="Times New Roman" w:hAnsi="Times New Roman" w:cs="Times New Roman"/>
          <w:b/>
          <w:color w:val="auto"/>
          <w:sz w:val="36"/>
          <w:szCs w:val="36"/>
        </w:rPr>
        <w:t>trợ</w:t>
      </w:r>
      <w:proofErr w:type="spellEnd"/>
      <w:r w:rsidRPr="00FC5FAB">
        <w:rPr>
          <w:rFonts w:ascii="Times New Roman" w:eastAsia="Times New Roman" w:hAnsi="Times New Roman" w:cs="Times New Roman"/>
          <w:b/>
          <w:color w:val="auto"/>
          <w:sz w:val="36"/>
          <w:szCs w:val="36"/>
        </w:rPr>
        <w:t xml:space="preserve"> </w:t>
      </w:r>
      <w:proofErr w:type="spellStart"/>
      <w:r w:rsidRPr="00FC5FAB">
        <w:rPr>
          <w:rFonts w:ascii="Times New Roman" w:eastAsia="Times New Roman" w:hAnsi="Times New Roman" w:cs="Times New Roman"/>
          <w:b/>
          <w:color w:val="auto"/>
          <w:sz w:val="36"/>
          <w:szCs w:val="36"/>
        </w:rPr>
        <w:t>và</w:t>
      </w:r>
      <w:proofErr w:type="spellEnd"/>
      <w:r w:rsidRPr="00FC5FAB">
        <w:rPr>
          <w:rFonts w:ascii="Times New Roman" w:eastAsia="Times New Roman" w:hAnsi="Times New Roman" w:cs="Times New Roman"/>
          <w:b/>
          <w:color w:val="auto"/>
          <w:sz w:val="36"/>
          <w:szCs w:val="36"/>
        </w:rPr>
        <w:t xml:space="preserve"> Giao </w:t>
      </w:r>
      <w:proofErr w:type="spellStart"/>
      <w:r w:rsidRPr="00FC5FAB">
        <w:rPr>
          <w:rFonts w:ascii="Times New Roman" w:eastAsia="Times New Roman" w:hAnsi="Times New Roman" w:cs="Times New Roman"/>
          <w:b/>
          <w:color w:val="auto"/>
          <w:sz w:val="36"/>
          <w:szCs w:val="36"/>
        </w:rPr>
        <w:t>diện</w:t>
      </w:r>
      <w:proofErr w:type="spellEnd"/>
      <w:r w:rsidRPr="00FC5FAB">
        <w:rPr>
          <w:rFonts w:ascii="Times New Roman" w:eastAsia="Times New Roman" w:hAnsi="Times New Roman" w:cs="Times New Roman"/>
          <w:b/>
          <w:color w:val="auto"/>
          <w:sz w:val="36"/>
          <w:szCs w:val="36"/>
        </w:rPr>
        <w:t xml:space="preserve"> </w:t>
      </w:r>
      <w:proofErr w:type="spellStart"/>
      <w:r w:rsidRPr="00FC5FAB">
        <w:rPr>
          <w:rFonts w:ascii="Times New Roman" w:eastAsia="Times New Roman" w:hAnsi="Times New Roman" w:cs="Times New Roman"/>
          <w:b/>
          <w:color w:val="auto"/>
          <w:sz w:val="36"/>
          <w:szCs w:val="36"/>
        </w:rPr>
        <w:t>người</w:t>
      </w:r>
      <w:proofErr w:type="spellEnd"/>
      <w:r w:rsidRPr="00FC5FAB">
        <w:rPr>
          <w:rFonts w:ascii="Times New Roman" w:eastAsia="Times New Roman" w:hAnsi="Times New Roman" w:cs="Times New Roman"/>
          <w:b/>
          <w:color w:val="auto"/>
          <w:sz w:val="36"/>
          <w:szCs w:val="36"/>
        </w:rPr>
        <w:t xml:space="preserve"> </w:t>
      </w:r>
      <w:proofErr w:type="spellStart"/>
      <w:r w:rsidRPr="00FC5FAB">
        <w:rPr>
          <w:rFonts w:ascii="Times New Roman" w:eastAsia="Times New Roman" w:hAnsi="Times New Roman" w:cs="Times New Roman"/>
          <w:b/>
          <w:color w:val="auto"/>
          <w:sz w:val="36"/>
          <w:szCs w:val="36"/>
        </w:rPr>
        <w:t>dùng</w:t>
      </w:r>
      <w:bookmarkEnd w:id="52"/>
      <w:bookmarkEnd w:id="53"/>
      <w:proofErr w:type="spellEnd"/>
    </w:p>
    <w:p w14:paraId="4AAC246C" w14:textId="650E6945" w:rsidR="7E9243BC" w:rsidRPr="00FC5FAB" w:rsidRDefault="7E9243BC" w:rsidP="6879673E">
      <w:pPr>
        <w:pStyle w:val="u3"/>
        <w:spacing w:before="0" w:after="281" w:line="360" w:lineRule="auto"/>
        <w:jc w:val="both"/>
        <w:rPr>
          <w:rFonts w:ascii="Times New Roman" w:eastAsia="Times New Roman" w:hAnsi="Times New Roman" w:cs="Times New Roman"/>
          <w:b/>
          <w:color w:val="auto"/>
        </w:rPr>
      </w:pPr>
      <w:bookmarkStart w:id="54" w:name="_Toc219286446"/>
      <w:bookmarkStart w:id="55" w:name="_Toc219294437"/>
      <w:r w:rsidRPr="00FC5FAB">
        <w:rPr>
          <w:rFonts w:ascii="Times New Roman" w:eastAsia="Times New Roman" w:hAnsi="Times New Roman" w:cs="Times New Roman"/>
          <w:b/>
          <w:color w:val="auto"/>
        </w:rPr>
        <w:t xml:space="preserve">2.4.1. </w:t>
      </w:r>
      <w:proofErr w:type="spellStart"/>
      <w:r w:rsidRPr="00FC5FAB">
        <w:rPr>
          <w:rFonts w:ascii="Times New Roman" w:eastAsia="Times New Roman" w:hAnsi="Times New Roman" w:cs="Times New Roman"/>
          <w:b/>
          <w:color w:val="auto"/>
        </w:rPr>
        <w:t>Hệ</w:t>
      </w:r>
      <w:proofErr w:type="spellEnd"/>
      <w:r w:rsidRPr="00FC5FAB">
        <w:rPr>
          <w:rFonts w:ascii="Times New Roman" w:eastAsia="Times New Roman" w:hAnsi="Times New Roman" w:cs="Times New Roman"/>
          <w:b/>
          <w:color w:val="auto"/>
        </w:rPr>
        <w:t xml:space="preserve"> </w:t>
      </w:r>
      <w:proofErr w:type="spellStart"/>
      <w:r w:rsidRPr="00FC5FAB">
        <w:rPr>
          <w:rFonts w:ascii="Times New Roman" w:eastAsia="Times New Roman" w:hAnsi="Times New Roman" w:cs="Times New Roman"/>
          <w:b/>
          <w:color w:val="auto"/>
        </w:rPr>
        <w:t>thống</w:t>
      </w:r>
      <w:proofErr w:type="spellEnd"/>
      <w:r w:rsidRPr="00FC5FAB">
        <w:rPr>
          <w:rFonts w:ascii="Times New Roman" w:eastAsia="Times New Roman" w:hAnsi="Times New Roman" w:cs="Times New Roman"/>
          <w:b/>
          <w:color w:val="auto"/>
        </w:rPr>
        <w:t xml:space="preserve"> Menu </w:t>
      </w:r>
      <w:proofErr w:type="spellStart"/>
      <w:r w:rsidRPr="00FC5FAB">
        <w:rPr>
          <w:rFonts w:ascii="Times New Roman" w:eastAsia="Times New Roman" w:hAnsi="Times New Roman" w:cs="Times New Roman"/>
          <w:b/>
          <w:color w:val="auto"/>
        </w:rPr>
        <w:t>và</w:t>
      </w:r>
      <w:proofErr w:type="spellEnd"/>
      <w:r w:rsidRPr="00FC5FAB">
        <w:rPr>
          <w:rFonts w:ascii="Times New Roman" w:eastAsia="Times New Roman" w:hAnsi="Times New Roman" w:cs="Times New Roman"/>
          <w:b/>
          <w:color w:val="auto"/>
        </w:rPr>
        <w:t xml:space="preserve"> </w:t>
      </w:r>
      <w:proofErr w:type="spellStart"/>
      <w:r w:rsidRPr="00FC5FAB">
        <w:rPr>
          <w:rFonts w:ascii="Times New Roman" w:eastAsia="Times New Roman" w:hAnsi="Times New Roman" w:cs="Times New Roman"/>
          <w:b/>
          <w:color w:val="auto"/>
        </w:rPr>
        <w:t>Trạng</w:t>
      </w:r>
      <w:proofErr w:type="spellEnd"/>
      <w:r w:rsidRPr="00FC5FAB">
        <w:rPr>
          <w:rFonts w:ascii="Times New Roman" w:eastAsia="Times New Roman" w:hAnsi="Times New Roman" w:cs="Times New Roman"/>
          <w:b/>
          <w:color w:val="auto"/>
        </w:rPr>
        <w:t xml:space="preserve"> </w:t>
      </w:r>
      <w:proofErr w:type="spellStart"/>
      <w:r w:rsidRPr="00FC5FAB">
        <w:rPr>
          <w:rFonts w:ascii="Times New Roman" w:eastAsia="Times New Roman" w:hAnsi="Times New Roman" w:cs="Times New Roman"/>
          <w:b/>
          <w:color w:val="auto"/>
        </w:rPr>
        <w:t>thái</w:t>
      </w:r>
      <w:proofErr w:type="spellEnd"/>
      <w:r w:rsidRPr="00FC5FAB">
        <w:rPr>
          <w:rFonts w:ascii="Times New Roman" w:eastAsia="Times New Roman" w:hAnsi="Times New Roman" w:cs="Times New Roman"/>
          <w:b/>
          <w:color w:val="auto"/>
        </w:rPr>
        <w:t xml:space="preserve"> Game (State Management)</w:t>
      </w:r>
      <w:bookmarkEnd w:id="54"/>
      <w:bookmarkEnd w:id="55"/>
    </w:p>
    <w:p w14:paraId="7519D755" w14:textId="11E3ABB9" w:rsidR="7E9243BC" w:rsidRDefault="7E9243BC" w:rsidP="6879673E">
      <w:pPr>
        <w:spacing w:after="24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chương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hoạt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hoàn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chỉnh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chúng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tôi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enum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GameState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4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trạng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thái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3F704D49" w14:textId="6FE8281C" w:rsidR="7E9243BC" w:rsidRDefault="7E9243BC" w:rsidP="6879673E">
      <w:pPr>
        <w:pStyle w:val="oancuaDanhsach"/>
        <w:numPr>
          <w:ilvl w:val="0"/>
          <w:numId w:val="7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31E495D0">
        <w:rPr>
          <w:rFonts w:ascii="Times New Roman" w:eastAsia="Times New Roman" w:hAnsi="Times New Roman" w:cs="Times New Roman"/>
          <w:b/>
          <w:bCs/>
          <w:sz w:val="26"/>
          <w:szCs w:val="26"/>
        </w:rPr>
        <w:t>MENU:</w:t>
      </w:r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Hiển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thị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màn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chờ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chọn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"Play", "Settings"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"Exit".</w:t>
      </w:r>
    </w:p>
    <w:p w14:paraId="18B173D9" w14:textId="5E4BD51D" w:rsidR="7E9243BC" w:rsidRDefault="7E9243BC" w:rsidP="6879673E">
      <w:pPr>
        <w:pStyle w:val="oancuaDanhsach"/>
        <w:numPr>
          <w:ilvl w:val="0"/>
          <w:numId w:val="7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31E495D0">
        <w:rPr>
          <w:rFonts w:ascii="Times New Roman" w:eastAsia="Times New Roman" w:hAnsi="Times New Roman" w:cs="Times New Roman"/>
          <w:b/>
          <w:bCs/>
          <w:sz w:val="26"/>
          <w:szCs w:val="26"/>
        </w:rPr>
        <w:t>PLAYING:</w:t>
      </w:r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Trạng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thái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mô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phỏng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đang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diễn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ra.</w:t>
      </w:r>
      <w:proofErr w:type="spellEnd"/>
    </w:p>
    <w:p w14:paraId="46760E02" w14:textId="741DD234" w:rsidR="7E9243BC" w:rsidRDefault="7E9243BC" w:rsidP="6879673E">
      <w:pPr>
        <w:pStyle w:val="oancuaDanhsach"/>
        <w:numPr>
          <w:ilvl w:val="0"/>
          <w:numId w:val="7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31E495D0">
        <w:rPr>
          <w:rFonts w:ascii="Times New Roman" w:eastAsia="Times New Roman" w:hAnsi="Times New Roman" w:cs="Times New Roman"/>
          <w:b/>
          <w:bCs/>
          <w:sz w:val="26"/>
          <w:szCs w:val="26"/>
        </w:rPr>
        <w:t>PAUSED:</w:t>
      </w:r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Tạm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dừng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mọi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logic (update)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nhưng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vẫn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vẽ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(draw)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ảnh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tĩnh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nghỉ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ngơi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chỉnh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âm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8A950C1" w14:textId="0B9103FA" w:rsidR="7E9243BC" w:rsidRDefault="7E9243BC" w:rsidP="25C2F869">
      <w:pPr>
        <w:pStyle w:val="oancuaDanhsach"/>
        <w:numPr>
          <w:ilvl w:val="0"/>
          <w:numId w:val="7"/>
        </w:numPr>
        <w:spacing w:before="240"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 w:rsidRPr="31E495D0">
        <w:rPr>
          <w:rFonts w:ascii="Times New Roman" w:eastAsia="Times New Roman" w:hAnsi="Times New Roman" w:cs="Times New Roman"/>
          <w:b/>
          <w:bCs/>
          <w:sz w:val="26"/>
          <w:szCs w:val="26"/>
        </w:rPr>
        <w:t>SETTINGS:</w:t>
      </w:r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Màn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chỉnh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âm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thanh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7BB59F28" w14:textId="66709754" w:rsidR="003D47F3" w:rsidRDefault="003D47F3" w:rsidP="00EA42C4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3D47F3"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086A5254" wp14:editId="71E507B3">
            <wp:extent cx="4450466" cy="1082134"/>
            <wp:effectExtent l="0" t="0" r="7620" b="3810"/>
            <wp:docPr id="1547084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08490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50466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9A0B8" w14:textId="46FCF5E5" w:rsidR="00522799" w:rsidRPr="00DE1005" w:rsidRDefault="00522799" w:rsidP="00EA42C4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proofErr w:type="spellStart"/>
      <w:r w:rsidRPr="00DE1005">
        <w:rPr>
          <w:rFonts w:ascii="Times New Roman" w:eastAsia="Times New Roman" w:hAnsi="Times New Roman" w:cs="Times New Roman"/>
          <w:b/>
          <w:sz w:val="26"/>
          <w:szCs w:val="26"/>
        </w:rPr>
        <w:t>Hình</w:t>
      </w:r>
      <w:proofErr w:type="spellEnd"/>
      <w:r w:rsidRPr="00DE1005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 w:rsidR="00326358" w:rsidRPr="00DE1005">
        <w:rPr>
          <w:rFonts w:ascii="Times New Roman" w:eastAsia="Times New Roman" w:hAnsi="Times New Roman" w:cs="Times New Roman"/>
          <w:b/>
          <w:sz w:val="26"/>
          <w:szCs w:val="26"/>
        </w:rPr>
        <w:t>2.</w:t>
      </w:r>
      <w:r w:rsidR="000A0554">
        <w:rPr>
          <w:rFonts w:ascii="Times New Roman" w:eastAsia="Times New Roman" w:hAnsi="Times New Roman" w:cs="Times New Roman"/>
          <w:b/>
          <w:bCs/>
          <w:sz w:val="26"/>
          <w:szCs w:val="26"/>
        </w:rPr>
        <w:t>7</w:t>
      </w:r>
      <w:r w:rsidR="00326358" w:rsidRPr="00DE1005">
        <w:rPr>
          <w:rFonts w:ascii="Times New Roman" w:eastAsia="Times New Roman" w:hAnsi="Times New Roman" w:cs="Times New Roman"/>
          <w:b/>
          <w:sz w:val="26"/>
          <w:szCs w:val="26"/>
        </w:rPr>
        <w:t xml:space="preserve"> Code </w:t>
      </w:r>
      <w:r w:rsidR="00541259" w:rsidRPr="00DE1005">
        <w:rPr>
          <w:rFonts w:ascii="Times New Roman" w:eastAsia="Times New Roman" w:hAnsi="Times New Roman" w:cs="Times New Roman"/>
          <w:b/>
          <w:sz w:val="26"/>
          <w:szCs w:val="26"/>
        </w:rPr>
        <w:t xml:space="preserve">Main </w:t>
      </w:r>
      <w:r w:rsidR="000B11EF" w:rsidRPr="00DE1005">
        <w:rPr>
          <w:rFonts w:ascii="Times New Roman" w:eastAsia="Times New Roman" w:hAnsi="Times New Roman" w:cs="Times New Roman"/>
          <w:b/>
          <w:sz w:val="26"/>
          <w:szCs w:val="26"/>
        </w:rPr>
        <w:t>Menu</w:t>
      </w:r>
    </w:p>
    <w:p w14:paraId="5E5410C4" w14:textId="6E0DEF1C" w:rsidR="0004648E" w:rsidRDefault="0004648E" w:rsidP="00EA42C4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78AD2994" wp14:editId="2BF59E44">
            <wp:extent cx="3758339" cy="2767252"/>
            <wp:effectExtent l="0" t="0" r="0" b="0"/>
            <wp:docPr id="240749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74907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58339" cy="2767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27145" w14:textId="46BC21CC" w:rsidR="00464DC9" w:rsidRPr="00DE1005" w:rsidRDefault="00F571B6" w:rsidP="00464DC9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proofErr w:type="spellStart"/>
      <w:r w:rsidRPr="00DE1005">
        <w:rPr>
          <w:rFonts w:ascii="Times New Roman" w:eastAsia="Times New Roman" w:hAnsi="Times New Roman" w:cs="Times New Roman"/>
          <w:b/>
          <w:sz w:val="26"/>
          <w:szCs w:val="26"/>
        </w:rPr>
        <w:t>Hình</w:t>
      </w:r>
      <w:proofErr w:type="spellEnd"/>
      <w:r w:rsidRPr="00DE1005">
        <w:rPr>
          <w:rFonts w:ascii="Times New Roman" w:eastAsia="Times New Roman" w:hAnsi="Times New Roman" w:cs="Times New Roman"/>
          <w:b/>
          <w:sz w:val="26"/>
          <w:szCs w:val="26"/>
        </w:rPr>
        <w:t xml:space="preserve"> 2.</w:t>
      </w:r>
      <w:r w:rsidR="000A0554">
        <w:rPr>
          <w:rFonts w:ascii="Times New Roman" w:eastAsia="Times New Roman" w:hAnsi="Times New Roman" w:cs="Times New Roman"/>
          <w:b/>
          <w:bCs/>
          <w:sz w:val="26"/>
          <w:szCs w:val="26"/>
        </w:rPr>
        <w:t>8</w:t>
      </w:r>
      <w:r w:rsidR="00DF1621" w:rsidRPr="00DE1005">
        <w:rPr>
          <w:rFonts w:ascii="Times New Roman" w:eastAsia="Times New Roman" w:hAnsi="Times New Roman" w:cs="Times New Roman"/>
          <w:b/>
          <w:sz w:val="26"/>
          <w:szCs w:val="26"/>
        </w:rPr>
        <w:t xml:space="preserve"> Menu</w:t>
      </w:r>
      <w:r w:rsidR="003145C2" w:rsidRPr="00DE1005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E765CF" w:rsidRPr="00DE1005">
        <w:rPr>
          <w:rFonts w:ascii="Times New Roman" w:eastAsia="Times New Roman" w:hAnsi="Times New Roman" w:cs="Times New Roman"/>
          <w:b/>
          <w:sz w:val="26"/>
          <w:szCs w:val="26"/>
        </w:rPr>
        <w:t>In</w:t>
      </w:r>
      <w:r w:rsidR="006C4B07" w:rsidRPr="00DE1005">
        <w:rPr>
          <w:rFonts w:ascii="Times New Roman" w:eastAsia="Times New Roman" w:hAnsi="Times New Roman" w:cs="Times New Roman"/>
          <w:b/>
          <w:sz w:val="26"/>
          <w:szCs w:val="26"/>
        </w:rPr>
        <w:t>g</w:t>
      </w:r>
      <w:r w:rsidR="008D488F" w:rsidRPr="00DE1005">
        <w:rPr>
          <w:rFonts w:ascii="Times New Roman" w:eastAsia="Times New Roman" w:hAnsi="Times New Roman" w:cs="Times New Roman"/>
          <w:b/>
          <w:sz w:val="26"/>
          <w:szCs w:val="26"/>
        </w:rPr>
        <w:t>ame</w:t>
      </w:r>
      <w:proofErr w:type="spellEnd"/>
    </w:p>
    <w:p w14:paraId="5DEB4E01" w14:textId="343B8D49" w:rsidR="00EB1A06" w:rsidRDefault="00EB1A06" w:rsidP="00464DC9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EB1A06"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6BA807C7" wp14:editId="283F4A77">
            <wp:extent cx="4183743" cy="975445"/>
            <wp:effectExtent l="0" t="0" r="7620" b="0"/>
            <wp:docPr id="1638004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00438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83743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2883C" w14:textId="6E17534C" w:rsidR="00EB1A06" w:rsidRPr="00DE1005" w:rsidRDefault="00EB1A06" w:rsidP="00464DC9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proofErr w:type="spellStart"/>
      <w:r w:rsidRPr="00DE1005">
        <w:rPr>
          <w:rFonts w:ascii="Times New Roman" w:eastAsia="Times New Roman" w:hAnsi="Times New Roman" w:cs="Times New Roman"/>
          <w:b/>
          <w:sz w:val="26"/>
          <w:szCs w:val="26"/>
        </w:rPr>
        <w:t>Hình</w:t>
      </w:r>
      <w:proofErr w:type="spellEnd"/>
      <w:r w:rsidRPr="00DE1005">
        <w:rPr>
          <w:rFonts w:ascii="Times New Roman" w:eastAsia="Times New Roman" w:hAnsi="Times New Roman" w:cs="Times New Roman"/>
          <w:b/>
          <w:sz w:val="26"/>
          <w:szCs w:val="26"/>
        </w:rPr>
        <w:t xml:space="preserve"> 2.</w:t>
      </w:r>
      <w:r w:rsidR="00A76BBC">
        <w:rPr>
          <w:rFonts w:ascii="Times New Roman" w:eastAsia="Times New Roman" w:hAnsi="Times New Roman" w:cs="Times New Roman"/>
          <w:b/>
          <w:bCs/>
          <w:sz w:val="26"/>
          <w:szCs w:val="26"/>
        </w:rPr>
        <w:t>9</w:t>
      </w:r>
      <w:r w:rsidR="006F1E2F" w:rsidRPr="00DE1005">
        <w:rPr>
          <w:rFonts w:ascii="Times New Roman" w:eastAsia="Times New Roman" w:hAnsi="Times New Roman" w:cs="Times New Roman"/>
          <w:b/>
          <w:sz w:val="26"/>
          <w:szCs w:val="26"/>
        </w:rPr>
        <w:t xml:space="preserve"> Code Setting</w:t>
      </w:r>
    </w:p>
    <w:p w14:paraId="46C015ED" w14:textId="57D3E69D" w:rsidR="00F97485" w:rsidRDefault="00F97485" w:rsidP="00464DC9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  </w:t>
      </w:r>
      <w:r w:rsidR="00FF4CA8" w:rsidRPr="00FF4CA8"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7743044D" wp14:editId="6108F40F">
            <wp:extent cx="4252328" cy="3459780"/>
            <wp:effectExtent l="0" t="0" r="0" b="7620"/>
            <wp:docPr id="1816642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64251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52328" cy="345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97226" w14:textId="62856EF3" w:rsidR="00DE638D" w:rsidRPr="00DE1005" w:rsidRDefault="00DE638D" w:rsidP="00464DC9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proofErr w:type="spellStart"/>
      <w:r w:rsidRPr="00DE1005">
        <w:rPr>
          <w:rFonts w:ascii="Times New Roman" w:eastAsia="Times New Roman" w:hAnsi="Times New Roman" w:cs="Times New Roman"/>
          <w:b/>
          <w:sz w:val="26"/>
          <w:szCs w:val="26"/>
        </w:rPr>
        <w:t>Hình</w:t>
      </w:r>
      <w:proofErr w:type="spellEnd"/>
      <w:r w:rsidRPr="00DE1005">
        <w:rPr>
          <w:rFonts w:ascii="Times New Roman" w:eastAsia="Times New Roman" w:hAnsi="Times New Roman" w:cs="Times New Roman"/>
          <w:b/>
          <w:sz w:val="26"/>
          <w:szCs w:val="26"/>
        </w:rPr>
        <w:t xml:space="preserve"> 2.</w:t>
      </w:r>
      <w:r w:rsidR="00A76BBC">
        <w:rPr>
          <w:rFonts w:ascii="Times New Roman" w:eastAsia="Times New Roman" w:hAnsi="Times New Roman" w:cs="Times New Roman"/>
          <w:b/>
          <w:bCs/>
          <w:sz w:val="26"/>
          <w:szCs w:val="26"/>
        </w:rPr>
        <w:t>10</w:t>
      </w:r>
      <w:r w:rsidR="006F1E2F" w:rsidRPr="00DE1005">
        <w:rPr>
          <w:rFonts w:ascii="Times New Roman" w:eastAsia="Times New Roman" w:hAnsi="Times New Roman" w:cs="Times New Roman"/>
          <w:b/>
          <w:sz w:val="26"/>
          <w:szCs w:val="26"/>
        </w:rPr>
        <w:t xml:space="preserve"> Setting</w:t>
      </w:r>
      <w:r w:rsidR="00DE3DCE" w:rsidRPr="00DE1005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DE3DCE" w:rsidRPr="00DE1005">
        <w:rPr>
          <w:rFonts w:ascii="Times New Roman" w:eastAsia="Times New Roman" w:hAnsi="Times New Roman" w:cs="Times New Roman"/>
          <w:b/>
          <w:sz w:val="26"/>
          <w:szCs w:val="26"/>
        </w:rPr>
        <w:t>Ingame</w:t>
      </w:r>
      <w:proofErr w:type="spellEnd"/>
    </w:p>
    <w:p w14:paraId="621855A0" w14:textId="5E4CE121" w:rsidR="00160DD1" w:rsidRDefault="00160DD1" w:rsidP="00464DC9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160DD1"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46659D35" wp14:editId="434CDB83">
            <wp:extent cx="4435224" cy="2469094"/>
            <wp:effectExtent l="0" t="0" r="3810" b="7620"/>
            <wp:docPr id="2060341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34154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2469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FBEE5" w14:textId="0A205412" w:rsidR="00160DD1" w:rsidRPr="00DE1005" w:rsidRDefault="00160DD1" w:rsidP="00464DC9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proofErr w:type="spellStart"/>
      <w:r w:rsidRPr="00DE1005">
        <w:rPr>
          <w:rFonts w:ascii="Times New Roman" w:eastAsia="Times New Roman" w:hAnsi="Times New Roman" w:cs="Times New Roman"/>
          <w:b/>
          <w:sz w:val="26"/>
          <w:szCs w:val="26"/>
        </w:rPr>
        <w:t>Hình</w:t>
      </w:r>
      <w:proofErr w:type="spellEnd"/>
      <w:r w:rsidRPr="00DE1005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 w:rsidR="000D5C59" w:rsidRPr="00DE1005">
        <w:rPr>
          <w:rFonts w:ascii="Times New Roman" w:eastAsia="Times New Roman" w:hAnsi="Times New Roman" w:cs="Times New Roman"/>
          <w:b/>
          <w:sz w:val="26"/>
          <w:szCs w:val="26"/>
        </w:rPr>
        <w:t>2.</w:t>
      </w:r>
      <w:r w:rsidR="001411D3">
        <w:rPr>
          <w:rFonts w:ascii="Times New Roman" w:eastAsia="Times New Roman" w:hAnsi="Times New Roman" w:cs="Times New Roman"/>
          <w:b/>
          <w:bCs/>
          <w:sz w:val="26"/>
          <w:szCs w:val="26"/>
        </w:rPr>
        <w:t>11</w:t>
      </w:r>
      <w:r w:rsidR="00181B17" w:rsidRPr="00DE1005">
        <w:rPr>
          <w:rFonts w:ascii="Times New Roman" w:eastAsia="Times New Roman" w:hAnsi="Times New Roman" w:cs="Times New Roman"/>
          <w:b/>
          <w:sz w:val="26"/>
          <w:szCs w:val="26"/>
        </w:rPr>
        <w:t xml:space="preserve"> Code Pause Menu</w:t>
      </w:r>
    </w:p>
    <w:p w14:paraId="355860BC" w14:textId="494D03E5" w:rsidR="003B2749" w:rsidRDefault="003B2749" w:rsidP="00464DC9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3B2749">
        <w:rPr>
          <w:rFonts w:ascii="Times New Roman" w:eastAsia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2A9B4494" wp14:editId="21A2BA2F">
            <wp:extent cx="3619814" cy="2743438"/>
            <wp:effectExtent l="0" t="0" r="0" b="0"/>
            <wp:docPr id="1717425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42574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274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098F8" w14:textId="140E41EF" w:rsidR="003B2749" w:rsidRPr="00475CD9" w:rsidRDefault="003B2749" w:rsidP="00464DC9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proofErr w:type="spellStart"/>
      <w:r w:rsidRPr="00475CD9">
        <w:rPr>
          <w:rFonts w:ascii="Times New Roman" w:eastAsia="Times New Roman" w:hAnsi="Times New Roman" w:cs="Times New Roman"/>
          <w:b/>
          <w:sz w:val="26"/>
          <w:szCs w:val="26"/>
        </w:rPr>
        <w:t>Hình</w:t>
      </w:r>
      <w:proofErr w:type="spellEnd"/>
      <w:r w:rsidRPr="00475CD9">
        <w:rPr>
          <w:rFonts w:ascii="Times New Roman" w:eastAsia="Times New Roman" w:hAnsi="Times New Roman" w:cs="Times New Roman"/>
          <w:b/>
          <w:sz w:val="26"/>
          <w:szCs w:val="26"/>
        </w:rPr>
        <w:t xml:space="preserve"> 2.</w:t>
      </w:r>
      <w:r w:rsidR="001411D3">
        <w:rPr>
          <w:rFonts w:ascii="Times New Roman" w:eastAsia="Times New Roman" w:hAnsi="Times New Roman" w:cs="Times New Roman"/>
          <w:b/>
          <w:bCs/>
          <w:sz w:val="26"/>
          <w:szCs w:val="26"/>
        </w:rPr>
        <w:t>12</w:t>
      </w:r>
      <w:r w:rsidR="00181B17" w:rsidRPr="00475CD9">
        <w:rPr>
          <w:rFonts w:ascii="Times New Roman" w:eastAsia="Times New Roman" w:hAnsi="Times New Roman" w:cs="Times New Roman"/>
          <w:b/>
          <w:sz w:val="26"/>
          <w:szCs w:val="26"/>
        </w:rPr>
        <w:t xml:space="preserve"> Pause Menu </w:t>
      </w:r>
      <w:proofErr w:type="spellStart"/>
      <w:r w:rsidR="00181B17" w:rsidRPr="00475CD9">
        <w:rPr>
          <w:rFonts w:ascii="Times New Roman" w:eastAsia="Times New Roman" w:hAnsi="Times New Roman" w:cs="Times New Roman"/>
          <w:b/>
          <w:sz w:val="26"/>
          <w:szCs w:val="26"/>
        </w:rPr>
        <w:t>Ingame</w:t>
      </w:r>
      <w:proofErr w:type="spellEnd"/>
    </w:p>
    <w:p w14:paraId="2F030B2A" w14:textId="79AC44A2" w:rsidR="7E9243BC" w:rsidRPr="00FC5FAB" w:rsidRDefault="7E9243BC" w:rsidP="6879673E">
      <w:pPr>
        <w:pStyle w:val="u3"/>
        <w:spacing w:before="0" w:after="281" w:line="360" w:lineRule="auto"/>
        <w:jc w:val="both"/>
        <w:rPr>
          <w:rFonts w:ascii="Times New Roman" w:eastAsia="Times New Roman" w:hAnsi="Times New Roman" w:cs="Times New Roman"/>
          <w:b/>
          <w:color w:val="auto"/>
        </w:rPr>
      </w:pPr>
      <w:bookmarkStart w:id="56" w:name="_Toc219286447"/>
      <w:bookmarkStart w:id="57" w:name="_Toc219294438"/>
      <w:r w:rsidRPr="00FC5FAB">
        <w:rPr>
          <w:rFonts w:ascii="Times New Roman" w:eastAsia="Times New Roman" w:hAnsi="Times New Roman" w:cs="Times New Roman"/>
          <w:b/>
          <w:color w:val="auto"/>
        </w:rPr>
        <w:t xml:space="preserve">2.4.2. </w:t>
      </w:r>
      <w:proofErr w:type="spellStart"/>
      <w:r w:rsidRPr="00FC5FAB">
        <w:rPr>
          <w:rFonts w:ascii="Times New Roman" w:eastAsia="Times New Roman" w:hAnsi="Times New Roman" w:cs="Times New Roman"/>
          <w:b/>
          <w:color w:val="auto"/>
        </w:rPr>
        <w:t>Tương</w:t>
      </w:r>
      <w:proofErr w:type="spellEnd"/>
      <w:r w:rsidRPr="00FC5FAB">
        <w:rPr>
          <w:rFonts w:ascii="Times New Roman" w:eastAsia="Times New Roman" w:hAnsi="Times New Roman" w:cs="Times New Roman"/>
          <w:b/>
          <w:color w:val="auto"/>
        </w:rPr>
        <w:t xml:space="preserve"> </w:t>
      </w:r>
      <w:proofErr w:type="spellStart"/>
      <w:r w:rsidRPr="00FC5FAB">
        <w:rPr>
          <w:rFonts w:ascii="Times New Roman" w:eastAsia="Times New Roman" w:hAnsi="Times New Roman" w:cs="Times New Roman"/>
          <w:b/>
          <w:color w:val="auto"/>
        </w:rPr>
        <w:t>tác</w:t>
      </w:r>
      <w:proofErr w:type="spellEnd"/>
      <w:r w:rsidRPr="00FC5FAB">
        <w:rPr>
          <w:rFonts w:ascii="Times New Roman" w:eastAsia="Times New Roman" w:hAnsi="Times New Roman" w:cs="Times New Roman"/>
          <w:b/>
          <w:color w:val="auto"/>
        </w:rPr>
        <w:t xml:space="preserve"> "God Mode" (Can </w:t>
      </w:r>
      <w:proofErr w:type="spellStart"/>
      <w:r w:rsidRPr="00FC5FAB">
        <w:rPr>
          <w:rFonts w:ascii="Times New Roman" w:eastAsia="Times New Roman" w:hAnsi="Times New Roman" w:cs="Times New Roman"/>
          <w:b/>
          <w:color w:val="auto"/>
        </w:rPr>
        <w:t>thiệp</w:t>
      </w:r>
      <w:proofErr w:type="spellEnd"/>
      <w:r w:rsidRPr="00FC5FAB">
        <w:rPr>
          <w:rFonts w:ascii="Times New Roman" w:eastAsia="Times New Roman" w:hAnsi="Times New Roman" w:cs="Times New Roman"/>
          <w:b/>
          <w:color w:val="auto"/>
        </w:rPr>
        <w:t xml:space="preserve"> </w:t>
      </w:r>
      <w:proofErr w:type="spellStart"/>
      <w:r w:rsidRPr="00FC5FAB">
        <w:rPr>
          <w:rFonts w:ascii="Times New Roman" w:eastAsia="Times New Roman" w:hAnsi="Times New Roman" w:cs="Times New Roman"/>
          <w:b/>
          <w:color w:val="auto"/>
        </w:rPr>
        <w:t>người</w:t>
      </w:r>
      <w:proofErr w:type="spellEnd"/>
      <w:r w:rsidRPr="00FC5FAB">
        <w:rPr>
          <w:rFonts w:ascii="Times New Roman" w:eastAsia="Times New Roman" w:hAnsi="Times New Roman" w:cs="Times New Roman"/>
          <w:b/>
          <w:color w:val="auto"/>
        </w:rPr>
        <w:t xml:space="preserve"> </w:t>
      </w:r>
      <w:proofErr w:type="spellStart"/>
      <w:r w:rsidRPr="00FC5FAB">
        <w:rPr>
          <w:rFonts w:ascii="Times New Roman" w:eastAsia="Times New Roman" w:hAnsi="Times New Roman" w:cs="Times New Roman"/>
          <w:b/>
          <w:color w:val="auto"/>
        </w:rPr>
        <w:t>dùng</w:t>
      </w:r>
      <w:proofErr w:type="spellEnd"/>
      <w:r w:rsidRPr="00FC5FAB">
        <w:rPr>
          <w:rFonts w:ascii="Times New Roman" w:eastAsia="Times New Roman" w:hAnsi="Times New Roman" w:cs="Times New Roman"/>
          <w:b/>
          <w:color w:val="auto"/>
        </w:rPr>
        <w:t>)</w:t>
      </w:r>
      <w:bookmarkEnd w:id="56"/>
      <w:bookmarkEnd w:id="57"/>
    </w:p>
    <w:p w14:paraId="0856EF71" w14:textId="2C5A0EFD" w:rsidR="7E9243BC" w:rsidRDefault="7E9243BC" w:rsidP="6879673E">
      <w:pPr>
        <w:spacing w:after="24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Mặc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dù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mô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phỏng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chương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tác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môi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trường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qua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chuột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phải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868897E" w14:textId="77777777" w:rsidR="0021478C" w:rsidRPr="0021478C" w:rsidRDefault="7E9243BC" w:rsidP="6879673E">
      <w:pPr>
        <w:pStyle w:val="oancuaDanhsach"/>
        <w:numPr>
          <w:ilvl w:val="0"/>
          <w:numId w:val="6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31E495D0">
        <w:rPr>
          <w:rFonts w:ascii="Times New Roman" w:eastAsia="Times New Roman" w:hAnsi="Times New Roman" w:cs="Times New Roman"/>
          <w:b/>
          <w:bCs/>
          <w:sz w:val="26"/>
          <w:szCs w:val="26"/>
        </w:rPr>
        <w:t>Cơ</w:t>
      </w:r>
      <w:proofErr w:type="spellEnd"/>
      <w:r w:rsidRPr="31E495D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b/>
          <w:bCs/>
          <w:sz w:val="26"/>
          <w:szCs w:val="26"/>
        </w:rPr>
        <w:t>chế</w:t>
      </w:r>
      <w:proofErr w:type="spellEnd"/>
      <w:r w:rsidRPr="31E495D0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</w:p>
    <w:p w14:paraId="0C523F3E" w14:textId="504ED253" w:rsidR="7E9243BC" w:rsidRDefault="7E9243BC" w:rsidP="0021478C">
      <w:pPr>
        <w:pStyle w:val="oancuaDanhsach"/>
        <w:spacing w:before="240" w:after="24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 w:rsidRPr="31E495D0">
        <w:rPr>
          <w:rFonts w:ascii="Times New Roman" w:eastAsia="Times New Roman" w:hAnsi="Times New Roman" w:cs="Times New Roman"/>
          <w:sz w:val="26"/>
          <w:szCs w:val="26"/>
        </w:rPr>
        <w:t>Mouse::</w:t>
      </w:r>
      <w:proofErr w:type="gram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Right,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tượng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Explosion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khởi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vị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trí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con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trỏ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chuột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06AADB4" w14:textId="65AB6EC4" w:rsidR="00F22CB3" w:rsidRDefault="00CB66D6" w:rsidP="0021478C">
      <w:pPr>
        <w:pStyle w:val="oancuaDanhsach"/>
        <w:spacing w:before="240" w:after="24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B66D6"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7CC5376E" wp14:editId="050830F1">
            <wp:extent cx="5943600" cy="1336040"/>
            <wp:effectExtent l="0" t="0" r="0" b="0"/>
            <wp:docPr id="427426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42668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72424" w14:textId="16A9BF34" w:rsidR="00CB66D6" w:rsidRPr="00475CD9" w:rsidRDefault="001078EF" w:rsidP="001078EF">
      <w:pPr>
        <w:pStyle w:val="oancuaDanhsach"/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proofErr w:type="spellStart"/>
      <w:r w:rsidRPr="00475CD9">
        <w:rPr>
          <w:rFonts w:ascii="Times New Roman" w:eastAsia="Times New Roman" w:hAnsi="Times New Roman" w:cs="Times New Roman"/>
          <w:b/>
          <w:sz w:val="26"/>
          <w:szCs w:val="26"/>
        </w:rPr>
        <w:t>Hình</w:t>
      </w:r>
      <w:proofErr w:type="spellEnd"/>
      <w:r w:rsidR="00425114" w:rsidRPr="00475CD9">
        <w:rPr>
          <w:rFonts w:ascii="Times New Roman" w:eastAsia="Times New Roman" w:hAnsi="Times New Roman" w:cs="Times New Roman"/>
          <w:b/>
          <w:sz w:val="26"/>
          <w:szCs w:val="26"/>
        </w:rPr>
        <w:t xml:space="preserve"> 2.1</w:t>
      </w:r>
      <w:r w:rsidR="000E25F6">
        <w:rPr>
          <w:rFonts w:ascii="Times New Roman" w:eastAsia="Times New Roman" w:hAnsi="Times New Roman" w:cs="Times New Roman"/>
          <w:b/>
          <w:sz w:val="26"/>
          <w:szCs w:val="26"/>
        </w:rPr>
        <w:t>3</w:t>
      </w:r>
      <w:r w:rsidR="00425114" w:rsidRPr="00475CD9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 w:rsidR="00AE12F6" w:rsidRPr="00475CD9">
        <w:rPr>
          <w:rFonts w:ascii="Times New Roman" w:eastAsia="Times New Roman" w:hAnsi="Times New Roman" w:cs="Times New Roman"/>
          <w:b/>
          <w:sz w:val="26"/>
          <w:szCs w:val="26"/>
        </w:rPr>
        <w:t xml:space="preserve">Code </w:t>
      </w:r>
      <w:proofErr w:type="gramStart"/>
      <w:r w:rsidR="00AE12F6" w:rsidRPr="00475CD9">
        <w:rPr>
          <w:rFonts w:ascii="Times New Roman" w:eastAsia="Times New Roman" w:hAnsi="Times New Roman" w:cs="Times New Roman"/>
          <w:b/>
          <w:sz w:val="26"/>
          <w:szCs w:val="26"/>
        </w:rPr>
        <w:t>Mouse::</w:t>
      </w:r>
      <w:proofErr w:type="gramEnd"/>
      <w:r w:rsidR="00AE12F6" w:rsidRPr="00475CD9">
        <w:rPr>
          <w:rFonts w:ascii="Times New Roman" w:eastAsia="Times New Roman" w:hAnsi="Times New Roman" w:cs="Times New Roman"/>
          <w:b/>
          <w:sz w:val="26"/>
          <w:szCs w:val="26"/>
        </w:rPr>
        <w:t>Right</w:t>
      </w:r>
    </w:p>
    <w:p w14:paraId="1F7C9589" w14:textId="771A81AB" w:rsidR="0021478C" w:rsidRDefault="0021478C" w:rsidP="0021478C">
      <w:pPr>
        <w:pStyle w:val="oancuaDanhsach"/>
        <w:spacing w:before="240" w:after="24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Mouse</w:t>
      </w:r>
      <w:r w:rsidR="00B727E3">
        <w:rPr>
          <w:rFonts w:ascii="Times New Roman" w:eastAsia="Times New Roman" w:hAnsi="Times New Roman" w:cs="Times New Roman"/>
          <w:sz w:val="26"/>
          <w:szCs w:val="26"/>
        </w:rPr>
        <w:t>::</w:t>
      </w:r>
      <w:proofErr w:type="gramEnd"/>
      <w:r w:rsidR="00B727E3">
        <w:rPr>
          <w:rFonts w:ascii="Times New Roman" w:eastAsia="Times New Roman" w:hAnsi="Times New Roman" w:cs="Times New Roman"/>
          <w:sz w:val="26"/>
          <w:szCs w:val="26"/>
        </w:rPr>
        <w:t xml:space="preserve">Left, </w:t>
      </w:r>
      <w:proofErr w:type="spellStart"/>
      <w:r w:rsidR="00382859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="0038285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382859"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 w:rsidR="0038285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382859">
        <w:rPr>
          <w:rFonts w:ascii="Times New Roman" w:eastAsia="Times New Roman" w:hAnsi="Times New Roman" w:cs="Times New Roman"/>
          <w:sz w:val="26"/>
          <w:szCs w:val="26"/>
        </w:rPr>
        <w:t>tượng</w:t>
      </w:r>
      <w:proofErr w:type="spellEnd"/>
      <w:r w:rsidR="0038285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9654A1">
        <w:rPr>
          <w:rFonts w:ascii="Times New Roman" w:eastAsia="Times New Roman" w:hAnsi="Times New Roman" w:cs="Times New Roman"/>
          <w:sz w:val="26"/>
          <w:szCs w:val="26"/>
        </w:rPr>
        <w:t>Plants</w:t>
      </w:r>
      <w:r w:rsidR="00AD15E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F00CB0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="00F00CB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F00CB0">
        <w:rPr>
          <w:rFonts w:ascii="Times New Roman" w:eastAsia="Times New Roman" w:hAnsi="Times New Roman" w:cs="Times New Roman"/>
          <w:sz w:val="26"/>
          <w:szCs w:val="26"/>
        </w:rPr>
        <w:t>khởi</w:t>
      </w:r>
      <w:proofErr w:type="spellEnd"/>
      <w:r w:rsidR="00F00CB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F00CB0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="00F00CB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F00CB0"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 w:rsidR="00F00CB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F00CB0">
        <w:rPr>
          <w:rFonts w:ascii="Times New Roman" w:eastAsia="Times New Roman" w:hAnsi="Times New Roman" w:cs="Times New Roman"/>
          <w:sz w:val="26"/>
          <w:szCs w:val="26"/>
        </w:rPr>
        <w:t>vị</w:t>
      </w:r>
      <w:proofErr w:type="spellEnd"/>
      <w:r w:rsidR="00F00CB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F00CB0">
        <w:rPr>
          <w:rFonts w:ascii="Times New Roman" w:eastAsia="Times New Roman" w:hAnsi="Times New Roman" w:cs="Times New Roman"/>
          <w:sz w:val="26"/>
          <w:szCs w:val="26"/>
        </w:rPr>
        <w:t>trí</w:t>
      </w:r>
      <w:proofErr w:type="spellEnd"/>
      <w:r w:rsidR="00F00CB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6D137E">
        <w:rPr>
          <w:rFonts w:ascii="Times New Roman" w:eastAsia="Times New Roman" w:hAnsi="Times New Roman" w:cs="Times New Roman"/>
          <w:sz w:val="26"/>
          <w:szCs w:val="26"/>
        </w:rPr>
        <w:t xml:space="preserve">con </w:t>
      </w:r>
      <w:proofErr w:type="spellStart"/>
      <w:r w:rsidR="006D137E">
        <w:rPr>
          <w:rFonts w:ascii="Times New Roman" w:eastAsia="Times New Roman" w:hAnsi="Times New Roman" w:cs="Times New Roman"/>
          <w:sz w:val="26"/>
          <w:szCs w:val="26"/>
        </w:rPr>
        <w:t>trỏ</w:t>
      </w:r>
      <w:proofErr w:type="spellEnd"/>
      <w:r w:rsidR="006D137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6D137E">
        <w:rPr>
          <w:rFonts w:ascii="Times New Roman" w:eastAsia="Times New Roman" w:hAnsi="Times New Roman" w:cs="Times New Roman"/>
          <w:sz w:val="26"/>
          <w:szCs w:val="26"/>
        </w:rPr>
        <w:t>chuột</w:t>
      </w:r>
      <w:proofErr w:type="spellEnd"/>
      <w:r w:rsidR="006D137E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E80CD84" w14:textId="235997FE" w:rsidR="00EC67D4" w:rsidRDefault="00EC67D4" w:rsidP="0021478C">
      <w:pPr>
        <w:pStyle w:val="oancuaDanhsach"/>
        <w:spacing w:before="240" w:after="24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EC67D4">
        <w:rPr>
          <w:rFonts w:ascii="Times New Roman" w:eastAsia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3F28A438" wp14:editId="1530D3FC">
            <wp:extent cx="4755292" cy="1005927"/>
            <wp:effectExtent l="0" t="0" r="7620" b="3810"/>
            <wp:docPr id="1919837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83753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55292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CC5AA" w14:textId="1BEC34EA" w:rsidR="00AE12F6" w:rsidRPr="00475CD9" w:rsidRDefault="000A142A" w:rsidP="00AE12F6">
      <w:pPr>
        <w:pStyle w:val="oancuaDanhsach"/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proofErr w:type="spellStart"/>
      <w:r w:rsidRPr="00475CD9">
        <w:rPr>
          <w:rFonts w:ascii="Times New Roman" w:eastAsia="Times New Roman" w:hAnsi="Times New Roman" w:cs="Times New Roman"/>
          <w:b/>
          <w:sz w:val="26"/>
          <w:szCs w:val="26"/>
        </w:rPr>
        <w:t>Hình</w:t>
      </w:r>
      <w:proofErr w:type="spellEnd"/>
      <w:r w:rsidRPr="00475CD9">
        <w:rPr>
          <w:rFonts w:ascii="Times New Roman" w:eastAsia="Times New Roman" w:hAnsi="Times New Roman" w:cs="Times New Roman"/>
          <w:b/>
          <w:sz w:val="26"/>
          <w:szCs w:val="26"/>
        </w:rPr>
        <w:t xml:space="preserve"> 2.1</w:t>
      </w:r>
      <w:r w:rsidR="000E25F6">
        <w:rPr>
          <w:rFonts w:ascii="Times New Roman" w:eastAsia="Times New Roman" w:hAnsi="Times New Roman" w:cs="Times New Roman"/>
          <w:b/>
          <w:sz w:val="26"/>
          <w:szCs w:val="26"/>
        </w:rPr>
        <w:t>4</w:t>
      </w:r>
      <w:r w:rsidRPr="00475CD9">
        <w:rPr>
          <w:rFonts w:ascii="Times New Roman" w:eastAsia="Times New Roman" w:hAnsi="Times New Roman" w:cs="Times New Roman"/>
          <w:b/>
          <w:sz w:val="26"/>
          <w:szCs w:val="26"/>
        </w:rPr>
        <w:t xml:space="preserve"> Code </w:t>
      </w:r>
      <w:proofErr w:type="gramStart"/>
      <w:r w:rsidRPr="00475CD9">
        <w:rPr>
          <w:rFonts w:ascii="Times New Roman" w:eastAsia="Times New Roman" w:hAnsi="Times New Roman" w:cs="Times New Roman"/>
          <w:b/>
          <w:sz w:val="26"/>
          <w:szCs w:val="26"/>
        </w:rPr>
        <w:t>Mouse::</w:t>
      </w:r>
      <w:proofErr w:type="gramEnd"/>
      <w:r w:rsidRPr="00475CD9">
        <w:rPr>
          <w:rFonts w:ascii="Times New Roman" w:eastAsia="Times New Roman" w:hAnsi="Times New Roman" w:cs="Times New Roman"/>
          <w:b/>
          <w:sz w:val="26"/>
          <w:szCs w:val="26"/>
        </w:rPr>
        <w:t>Left</w:t>
      </w:r>
    </w:p>
    <w:p w14:paraId="72E9D01A" w14:textId="77777777" w:rsidR="00123BCD" w:rsidRPr="00123BCD" w:rsidRDefault="7E9243BC" w:rsidP="6879673E">
      <w:pPr>
        <w:pStyle w:val="oancuaDanhsach"/>
        <w:numPr>
          <w:ilvl w:val="0"/>
          <w:numId w:val="6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31E495D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Hậu </w:t>
      </w:r>
      <w:proofErr w:type="spellStart"/>
      <w:r w:rsidRPr="31E495D0">
        <w:rPr>
          <w:rFonts w:ascii="Times New Roman" w:eastAsia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31E495D0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</w:p>
    <w:p w14:paraId="30837BAF" w14:textId="19951F4E" w:rsidR="7E9243BC" w:rsidRDefault="00270C71" w:rsidP="00123BCD">
      <w:pPr>
        <w:pStyle w:val="oancuaDanhsach"/>
        <w:spacing w:before="240" w:after="24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31E495D0">
        <w:rPr>
          <w:rFonts w:ascii="Times New Roman" w:eastAsia="Times New Roman" w:hAnsi="Times New Roman" w:cs="Times New Roman"/>
          <w:sz w:val="26"/>
          <w:szCs w:val="26"/>
        </w:rPr>
        <w:t>Explosion</w:t>
      </w:r>
      <w:r>
        <w:rPr>
          <w:rFonts w:ascii="Times New Roman" w:eastAsia="Times New Roman" w:hAnsi="Times New Roman" w:cs="Times New Roman"/>
          <w:sz w:val="26"/>
          <w:szCs w:val="26"/>
        </w:rPr>
        <w:t>:</w:t>
      </w:r>
      <w:r w:rsidR="7E9243BC"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7E9243BC" w:rsidRPr="31E495D0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="7E9243BC"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7E9243BC" w:rsidRPr="31E495D0">
        <w:rPr>
          <w:rFonts w:ascii="Times New Roman" w:eastAsia="Times New Roman" w:hAnsi="Times New Roman" w:cs="Times New Roman"/>
          <w:sz w:val="26"/>
          <w:szCs w:val="26"/>
        </w:rPr>
        <w:t>vòng</w:t>
      </w:r>
      <w:proofErr w:type="spellEnd"/>
      <w:r w:rsidR="7E9243BC"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7E9243BC" w:rsidRPr="31E495D0">
        <w:rPr>
          <w:rFonts w:ascii="Times New Roman" w:eastAsia="Times New Roman" w:hAnsi="Times New Roman" w:cs="Times New Roman"/>
          <w:sz w:val="26"/>
          <w:szCs w:val="26"/>
        </w:rPr>
        <w:t>lặp</w:t>
      </w:r>
      <w:proofErr w:type="spellEnd"/>
      <w:r w:rsidR="7E9243BC"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7E9243BC" w:rsidRPr="31E495D0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="7E9243BC"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7E9243BC" w:rsidRPr="31E495D0"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 w:rsidR="7E9243BC"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7E9243BC" w:rsidRPr="31E495D0">
        <w:rPr>
          <w:rFonts w:ascii="Times New Roman" w:eastAsia="Times New Roman" w:hAnsi="Times New Roman" w:cs="Times New Roman"/>
          <w:sz w:val="26"/>
          <w:szCs w:val="26"/>
        </w:rPr>
        <w:t>khoảng</w:t>
      </w:r>
      <w:proofErr w:type="spellEnd"/>
      <w:r w:rsidR="7E9243BC"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7E9243BC" w:rsidRPr="31E495D0">
        <w:rPr>
          <w:rFonts w:ascii="Times New Roman" w:eastAsia="Times New Roman" w:hAnsi="Times New Roman" w:cs="Times New Roman"/>
          <w:sz w:val="26"/>
          <w:szCs w:val="26"/>
        </w:rPr>
        <w:t>cách</w:t>
      </w:r>
      <w:proofErr w:type="spellEnd"/>
      <w:r w:rsidR="7E9243BC"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7E9243BC" w:rsidRPr="31E495D0"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 w:rsidR="7E9243BC"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7E9243BC" w:rsidRPr="31E495D0">
        <w:rPr>
          <w:rFonts w:ascii="Times New Roman" w:eastAsia="Times New Roman" w:hAnsi="Times New Roman" w:cs="Times New Roman"/>
          <w:sz w:val="26"/>
          <w:szCs w:val="26"/>
        </w:rPr>
        <w:t>tiêu</w:t>
      </w:r>
      <w:proofErr w:type="spellEnd"/>
      <w:r w:rsidR="7E9243BC"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7E9243BC" w:rsidRPr="31E495D0">
        <w:rPr>
          <w:rFonts w:ascii="Times New Roman" w:eastAsia="Times New Roman" w:hAnsi="Times New Roman" w:cs="Times New Roman"/>
          <w:sz w:val="26"/>
          <w:szCs w:val="26"/>
        </w:rPr>
        <w:t>diệt</w:t>
      </w:r>
      <w:proofErr w:type="spellEnd"/>
      <w:r w:rsidR="7E9243BC"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7E9243BC" w:rsidRPr="31E495D0"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 w:rsidR="7E9243BC"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7E9243BC" w:rsidRPr="31E495D0"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 w:rsidR="7E9243BC"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7E9243BC" w:rsidRPr="31E495D0">
        <w:rPr>
          <w:rFonts w:ascii="Times New Roman" w:eastAsia="Times New Roman" w:hAnsi="Times New Roman" w:cs="Times New Roman"/>
          <w:sz w:val="26"/>
          <w:szCs w:val="26"/>
        </w:rPr>
        <w:t>Thỏ</w:t>
      </w:r>
      <w:proofErr w:type="spellEnd"/>
      <w:r w:rsidR="7E9243BC"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7E9243BC" w:rsidRPr="31E495D0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="7E9243BC"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7E9243BC" w:rsidRPr="31E495D0">
        <w:rPr>
          <w:rFonts w:ascii="Times New Roman" w:eastAsia="Times New Roman" w:hAnsi="Times New Roman" w:cs="Times New Roman"/>
          <w:sz w:val="26"/>
          <w:szCs w:val="26"/>
        </w:rPr>
        <w:t>Sói</w:t>
      </w:r>
      <w:proofErr w:type="spellEnd"/>
      <w:r w:rsidR="7E9243BC"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7E9243BC" w:rsidRPr="31E495D0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="7E9243BC"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7E9243BC" w:rsidRPr="31E495D0">
        <w:rPr>
          <w:rFonts w:ascii="Times New Roman" w:eastAsia="Times New Roman" w:hAnsi="Times New Roman" w:cs="Times New Roman"/>
          <w:sz w:val="26"/>
          <w:szCs w:val="26"/>
        </w:rPr>
        <w:t>bán</w:t>
      </w:r>
      <w:proofErr w:type="spellEnd"/>
      <w:r w:rsidR="7E9243BC"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7E9243BC" w:rsidRPr="31E495D0">
        <w:rPr>
          <w:rFonts w:ascii="Times New Roman" w:eastAsia="Times New Roman" w:hAnsi="Times New Roman" w:cs="Times New Roman"/>
          <w:sz w:val="26"/>
          <w:szCs w:val="26"/>
        </w:rPr>
        <w:t>kính</w:t>
      </w:r>
      <w:proofErr w:type="spellEnd"/>
      <w:r w:rsidR="7E9243BC"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7E9243BC" w:rsidRPr="31E495D0">
        <w:rPr>
          <w:rFonts w:ascii="Times New Roman" w:eastAsia="Times New Roman" w:hAnsi="Times New Roman" w:cs="Times New Roman"/>
          <w:sz w:val="26"/>
          <w:szCs w:val="26"/>
        </w:rPr>
        <w:t>nổ</w:t>
      </w:r>
      <w:proofErr w:type="spellEnd"/>
      <w:r w:rsidR="7E9243BC" w:rsidRPr="31E495D0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="7E9243BC" w:rsidRPr="31E495D0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="7E9243BC"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7E9243BC" w:rsidRPr="31E495D0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="7E9243BC"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7E9243BC" w:rsidRPr="31E495D0"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 w:rsidR="7E9243BC"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7E9243BC" w:rsidRPr="31E495D0">
        <w:rPr>
          <w:rFonts w:ascii="Times New Roman" w:eastAsia="Times New Roman" w:hAnsi="Times New Roman" w:cs="Times New Roman"/>
          <w:sz w:val="26"/>
          <w:szCs w:val="26"/>
        </w:rPr>
        <w:t>giúp</w:t>
      </w:r>
      <w:proofErr w:type="spellEnd"/>
      <w:r w:rsidR="7E9243BC"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7E9243BC" w:rsidRPr="31E495D0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="7E9243BC"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7E9243BC" w:rsidRPr="31E495D0"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 w:rsidR="7E9243BC"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7E9243BC" w:rsidRPr="31E495D0">
        <w:rPr>
          <w:rFonts w:ascii="Times New Roman" w:eastAsia="Times New Roman" w:hAnsi="Times New Roman" w:cs="Times New Roman"/>
          <w:sz w:val="26"/>
          <w:szCs w:val="26"/>
        </w:rPr>
        <w:t>khả</w:t>
      </w:r>
      <w:proofErr w:type="spellEnd"/>
      <w:r w:rsidR="7E9243BC"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7E9243BC" w:rsidRPr="31E495D0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="7E9243BC"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7E9243BC" w:rsidRPr="31E495D0">
        <w:rPr>
          <w:rFonts w:ascii="Times New Roman" w:eastAsia="Times New Roman" w:hAnsi="Times New Roman" w:cs="Times New Roman"/>
          <w:sz w:val="26"/>
          <w:szCs w:val="26"/>
        </w:rPr>
        <w:t>phục</w:t>
      </w:r>
      <w:proofErr w:type="spellEnd"/>
      <w:r w:rsidR="7E9243BC"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7E9243BC" w:rsidRPr="31E495D0">
        <w:rPr>
          <w:rFonts w:ascii="Times New Roman" w:eastAsia="Times New Roman" w:hAnsi="Times New Roman" w:cs="Times New Roman"/>
          <w:sz w:val="26"/>
          <w:szCs w:val="26"/>
        </w:rPr>
        <w:t>hồi</w:t>
      </w:r>
      <w:proofErr w:type="spellEnd"/>
      <w:r w:rsidR="7E9243BC"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7E9243BC" w:rsidRPr="31E495D0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="7E9243BC"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7E9243BC" w:rsidRPr="31E495D0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="7E9243BC"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7E9243BC" w:rsidRPr="31E495D0"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 w:rsidR="7E9243BC"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7E9243BC" w:rsidRPr="31E495D0">
        <w:rPr>
          <w:rFonts w:ascii="Times New Roman" w:eastAsia="Times New Roman" w:hAnsi="Times New Roman" w:cs="Times New Roman"/>
          <w:sz w:val="26"/>
          <w:szCs w:val="26"/>
        </w:rPr>
        <w:t>thái</w:t>
      </w:r>
      <w:proofErr w:type="spellEnd"/>
      <w:r w:rsidR="7E9243BC"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7E9243BC" w:rsidRPr="31E495D0"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 w:rsidR="7E9243BC"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7E9243BC" w:rsidRPr="31E495D0">
        <w:rPr>
          <w:rFonts w:ascii="Times New Roman" w:eastAsia="Times New Roman" w:hAnsi="Times New Roman" w:cs="Times New Roman"/>
          <w:sz w:val="26"/>
          <w:szCs w:val="26"/>
        </w:rPr>
        <w:t>thảm</w:t>
      </w:r>
      <w:proofErr w:type="spellEnd"/>
      <w:r w:rsidR="7E9243BC"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7E9243BC" w:rsidRPr="31E495D0">
        <w:rPr>
          <w:rFonts w:ascii="Times New Roman" w:eastAsia="Times New Roman" w:hAnsi="Times New Roman" w:cs="Times New Roman"/>
          <w:sz w:val="26"/>
          <w:szCs w:val="26"/>
        </w:rPr>
        <w:t>họa</w:t>
      </w:r>
      <w:proofErr w:type="spellEnd"/>
      <w:r w:rsidR="7E9243BC" w:rsidRPr="31E495D0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3511BE5" w14:textId="57E2AE0A" w:rsidR="003406BE" w:rsidRDefault="003406BE" w:rsidP="003406BE">
      <w:pPr>
        <w:pStyle w:val="oancuaDanhsach"/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3406BE"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2E3B911F" wp14:editId="6B20A1C0">
            <wp:extent cx="2076773" cy="1866900"/>
            <wp:effectExtent l="0" t="0" r="0" b="0"/>
            <wp:docPr id="1905940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940858" name=""/>
                    <pic:cNvPicPr/>
                  </pic:nvPicPr>
                  <pic:blipFill rotWithShape="1">
                    <a:blip r:embed="rId35"/>
                    <a:srcRect r="23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953" cy="18670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571CC6" w14:textId="34CF49A5" w:rsidR="00A455B5" w:rsidRPr="005170F1" w:rsidRDefault="00A455B5" w:rsidP="003406BE">
      <w:pPr>
        <w:pStyle w:val="oancuaDanhsach"/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proofErr w:type="spellStart"/>
      <w:r w:rsidRPr="005170F1">
        <w:rPr>
          <w:rFonts w:ascii="Times New Roman" w:eastAsia="Times New Roman" w:hAnsi="Times New Roman" w:cs="Times New Roman"/>
          <w:b/>
          <w:sz w:val="26"/>
          <w:szCs w:val="26"/>
        </w:rPr>
        <w:t>Hình</w:t>
      </w:r>
      <w:proofErr w:type="spellEnd"/>
      <w:r w:rsidRPr="005170F1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gramStart"/>
      <w:r w:rsidRPr="005170F1">
        <w:rPr>
          <w:rFonts w:ascii="Times New Roman" w:eastAsia="Times New Roman" w:hAnsi="Times New Roman" w:cs="Times New Roman"/>
          <w:b/>
          <w:sz w:val="26"/>
          <w:szCs w:val="26"/>
        </w:rPr>
        <w:t>2.1</w:t>
      </w:r>
      <w:r w:rsidR="000E25F6">
        <w:rPr>
          <w:rFonts w:ascii="Times New Roman" w:eastAsia="Times New Roman" w:hAnsi="Times New Roman" w:cs="Times New Roman"/>
          <w:b/>
          <w:sz w:val="26"/>
          <w:szCs w:val="26"/>
        </w:rPr>
        <w:t>5</w:t>
      </w:r>
      <w:r w:rsidRPr="005170F1">
        <w:rPr>
          <w:rFonts w:ascii="Times New Roman" w:eastAsia="Times New Roman" w:hAnsi="Times New Roman" w:cs="Times New Roman"/>
          <w:b/>
          <w:sz w:val="26"/>
          <w:szCs w:val="26"/>
        </w:rPr>
        <w:t xml:space="preserve">  </w:t>
      </w:r>
      <w:r w:rsidR="00737012" w:rsidRPr="005170F1">
        <w:rPr>
          <w:rFonts w:ascii="Times New Roman" w:eastAsia="Times New Roman" w:hAnsi="Times New Roman" w:cs="Times New Roman"/>
          <w:b/>
          <w:sz w:val="26"/>
          <w:szCs w:val="26"/>
        </w:rPr>
        <w:t>Explosion</w:t>
      </w:r>
      <w:proofErr w:type="gramEnd"/>
    </w:p>
    <w:p w14:paraId="643322E2" w14:textId="476CFF29" w:rsidR="00270C71" w:rsidRDefault="009654A1" w:rsidP="00123BCD">
      <w:pPr>
        <w:pStyle w:val="oancuaDanhsach"/>
        <w:spacing w:before="240" w:after="24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Plants</w:t>
      </w:r>
      <w:r w:rsidR="00270C71">
        <w:rPr>
          <w:rFonts w:ascii="Times New Roman" w:eastAsia="Times New Roman" w:hAnsi="Times New Roman" w:cs="Times New Roman"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>Đóng</w:t>
      </w:r>
      <w:proofErr w:type="spellEnd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>vai</w:t>
      </w:r>
      <w:proofErr w:type="spellEnd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>trò</w:t>
      </w:r>
      <w:proofErr w:type="spellEnd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>nguồn</w:t>
      </w:r>
      <w:proofErr w:type="spellEnd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>sơ</w:t>
      </w:r>
      <w:proofErr w:type="spellEnd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>cấp</w:t>
      </w:r>
      <w:proofErr w:type="spellEnd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>nuôi</w:t>
      </w:r>
      <w:proofErr w:type="spellEnd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>sống</w:t>
      </w:r>
      <w:proofErr w:type="spellEnd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>quần</w:t>
      </w:r>
      <w:proofErr w:type="spellEnd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>Thỏ</w:t>
      </w:r>
      <w:proofErr w:type="spellEnd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 xml:space="preserve">. Khi </w:t>
      </w:r>
      <w:proofErr w:type="spellStart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>bị</w:t>
      </w:r>
      <w:proofErr w:type="spellEnd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>tiêu</w:t>
      </w:r>
      <w:proofErr w:type="spellEnd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>thụ</w:t>
      </w:r>
      <w:proofErr w:type="spellEnd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 xml:space="preserve">, Plants </w:t>
      </w:r>
      <w:proofErr w:type="spellStart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>biến</w:t>
      </w:r>
      <w:proofErr w:type="spellEnd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>mất</w:t>
      </w:r>
      <w:proofErr w:type="spellEnd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>khỏi</w:t>
      </w:r>
      <w:proofErr w:type="spellEnd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>bản</w:t>
      </w:r>
      <w:proofErr w:type="spellEnd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>đồ</w:t>
      </w:r>
      <w:proofErr w:type="spellEnd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>chuyển</w:t>
      </w:r>
      <w:proofErr w:type="spellEnd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>Thỏ</w:t>
      </w:r>
      <w:proofErr w:type="spellEnd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>giúp</w:t>
      </w:r>
      <w:proofErr w:type="spellEnd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>Thỏ</w:t>
      </w:r>
      <w:proofErr w:type="spellEnd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>duy</w:t>
      </w:r>
      <w:proofErr w:type="spellEnd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>trì</w:t>
      </w:r>
      <w:proofErr w:type="spellEnd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>sự</w:t>
      </w:r>
      <w:proofErr w:type="spellEnd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>sống</w:t>
      </w:r>
      <w:proofErr w:type="spellEnd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>Sự</w:t>
      </w:r>
      <w:proofErr w:type="spellEnd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>bố</w:t>
      </w:r>
      <w:proofErr w:type="spellEnd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>tốc</w:t>
      </w:r>
      <w:proofErr w:type="spellEnd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>độ</w:t>
      </w:r>
      <w:proofErr w:type="spellEnd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>tái</w:t>
      </w:r>
      <w:proofErr w:type="spellEnd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 xml:space="preserve"> Plants </w:t>
      </w:r>
      <w:proofErr w:type="spellStart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>quyết</w:t>
      </w:r>
      <w:proofErr w:type="spellEnd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>trực</w:t>
      </w:r>
      <w:proofErr w:type="spellEnd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>tiếp</w:t>
      </w:r>
      <w:proofErr w:type="spellEnd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>sự</w:t>
      </w:r>
      <w:proofErr w:type="spellEnd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>cân</w:t>
      </w:r>
      <w:proofErr w:type="spellEnd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>bằng</w:t>
      </w:r>
      <w:proofErr w:type="spellEnd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>chuỗi</w:t>
      </w:r>
      <w:proofErr w:type="spellEnd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>ăn</w:t>
      </w:r>
      <w:proofErr w:type="spellEnd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>thiếu</w:t>
      </w:r>
      <w:proofErr w:type="spellEnd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>Cỏ</w:t>
      </w:r>
      <w:proofErr w:type="spellEnd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>Thỏ</w:t>
      </w:r>
      <w:proofErr w:type="spellEnd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>chết</w:t>
      </w:r>
      <w:proofErr w:type="spellEnd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>đói</w:t>
      </w:r>
      <w:proofErr w:type="spellEnd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>dẫn</w:t>
      </w:r>
      <w:proofErr w:type="spellEnd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>sự</w:t>
      </w:r>
      <w:proofErr w:type="spellEnd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>sụp</w:t>
      </w:r>
      <w:proofErr w:type="spellEnd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>đổ</w:t>
      </w:r>
      <w:proofErr w:type="spellEnd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>quần</w:t>
      </w:r>
      <w:proofErr w:type="spellEnd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>Sói</w:t>
      </w:r>
      <w:proofErr w:type="spellEnd"/>
      <w:r w:rsidR="00FF6EC7" w:rsidRPr="00FF6EC7"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0EADD813" w14:textId="232F9084" w:rsidR="00192030" w:rsidRDefault="00192030" w:rsidP="00192030">
      <w:pPr>
        <w:pStyle w:val="oancuaDanhsach"/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192030"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116FF244" wp14:editId="56FC3B07">
            <wp:extent cx="2121244" cy="1681566"/>
            <wp:effectExtent l="0" t="0" r="0" b="0"/>
            <wp:docPr id="14282225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762" t="18113" r="7805" b="189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2287" cy="1698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5A5E56" w14:textId="7EF5A89B" w:rsidR="00737012" w:rsidRPr="003E6587" w:rsidRDefault="00737012" w:rsidP="00192030">
      <w:pPr>
        <w:pStyle w:val="oancuaDanhsach"/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proofErr w:type="spellStart"/>
      <w:r w:rsidRPr="003E6587">
        <w:rPr>
          <w:rFonts w:ascii="Times New Roman" w:eastAsia="Times New Roman" w:hAnsi="Times New Roman" w:cs="Times New Roman"/>
          <w:b/>
          <w:sz w:val="26"/>
          <w:szCs w:val="26"/>
        </w:rPr>
        <w:t>Hình</w:t>
      </w:r>
      <w:proofErr w:type="spellEnd"/>
      <w:r w:rsidRPr="003E6587">
        <w:rPr>
          <w:rFonts w:ascii="Times New Roman" w:eastAsia="Times New Roman" w:hAnsi="Times New Roman" w:cs="Times New Roman"/>
          <w:b/>
          <w:sz w:val="26"/>
          <w:szCs w:val="26"/>
        </w:rPr>
        <w:t xml:space="preserve"> 2.1</w:t>
      </w:r>
      <w:r w:rsidR="000E25F6">
        <w:rPr>
          <w:rFonts w:ascii="Times New Roman" w:eastAsia="Times New Roman" w:hAnsi="Times New Roman" w:cs="Times New Roman"/>
          <w:b/>
          <w:sz w:val="26"/>
          <w:szCs w:val="26"/>
        </w:rPr>
        <w:t>6</w:t>
      </w:r>
      <w:r w:rsidRPr="003E6587">
        <w:rPr>
          <w:rFonts w:ascii="Times New Roman" w:eastAsia="Times New Roman" w:hAnsi="Times New Roman" w:cs="Times New Roman"/>
          <w:b/>
          <w:sz w:val="26"/>
          <w:szCs w:val="26"/>
        </w:rPr>
        <w:t xml:space="preserve"> Plants</w:t>
      </w:r>
    </w:p>
    <w:p w14:paraId="27414130" w14:textId="77777777" w:rsidR="00192030" w:rsidRDefault="00192030" w:rsidP="00123BCD">
      <w:pPr>
        <w:pStyle w:val="oancuaDanhsach"/>
        <w:spacing w:before="240" w:after="24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7823EED5" w14:textId="2246BCF7" w:rsidR="7E9243BC" w:rsidRPr="00FC5FAB" w:rsidRDefault="7E9243BC" w:rsidP="6879673E">
      <w:pPr>
        <w:pStyle w:val="u3"/>
        <w:spacing w:before="0" w:after="281" w:line="360" w:lineRule="auto"/>
        <w:jc w:val="both"/>
        <w:rPr>
          <w:rFonts w:ascii="Times New Roman" w:eastAsia="Times New Roman" w:hAnsi="Times New Roman" w:cs="Times New Roman"/>
          <w:b/>
          <w:color w:val="auto"/>
        </w:rPr>
      </w:pPr>
      <w:bookmarkStart w:id="58" w:name="_Toc219286448"/>
      <w:bookmarkStart w:id="59" w:name="_Toc219294439"/>
      <w:r w:rsidRPr="00FC5FAB">
        <w:rPr>
          <w:rFonts w:ascii="Times New Roman" w:eastAsia="Times New Roman" w:hAnsi="Times New Roman" w:cs="Times New Roman"/>
          <w:b/>
          <w:color w:val="auto"/>
        </w:rPr>
        <w:t xml:space="preserve">2.4.3. </w:t>
      </w:r>
      <w:proofErr w:type="spellStart"/>
      <w:r w:rsidRPr="00FC5FAB">
        <w:rPr>
          <w:rFonts w:ascii="Times New Roman" w:eastAsia="Times New Roman" w:hAnsi="Times New Roman" w:cs="Times New Roman"/>
          <w:b/>
          <w:color w:val="auto"/>
        </w:rPr>
        <w:t>Hệ</w:t>
      </w:r>
      <w:proofErr w:type="spellEnd"/>
      <w:r w:rsidRPr="00FC5FAB">
        <w:rPr>
          <w:rFonts w:ascii="Times New Roman" w:eastAsia="Times New Roman" w:hAnsi="Times New Roman" w:cs="Times New Roman"/>
          <w:b/>
          <w:color w:val="auto"/>
        </w:rPr>
        <w:t xml:space="preserve"> </w:t>
      </w:r>
      <w:proofErr w:type="spellStart"/>
      <w:r w:rsidRPr="00FC5FAB">
        <w:rPr>
          <w:rFonts w:ascii="Times New Roman" w:eastAsia="Times New Roman" w:hAnsi="Times New Roman" w:cs="Times New Roman"/>
          <w:b/>
          <w:color w:val="auto"/>
        </w:rPr>
        <w:t>thống</w:t>
      </w:r>
      <w:proofErr w:type="spellEnd"/>
      <w:r w:rsidRPr="00FC5FAB">
        <w:rPr>
          <w:rFonts w:ascii="Times New Roman" w:eastAsia="Times New Roman" w:hAnsi="Times New Roman" w:cs="Times New Roman"/>
          <w:b/>
          <w:color w:val="auto"/>
        </w:rPr>
        <w:t xml:space="preserve"> </w:t>
      </w:r>
      <w:proofErr w:type="spellStart"/>
      <w:r w:rsidRPr="00FC5FAB">
        <w:rPr>
          <w:rFonts w:ascii="Times New Roman" w:eastAsia="Times New Roman" w:hAnsi="Times New Roman" w:cs="Times New Roman"/>
          <w:b/>
          <w:color w:val="auto"/>
        </w:rPr>
        <w:t>Âm</w:t>
      </w:r>
      <w:proofErr w:type="spellEnd"/>
      <w:r w:rsidRPr="00FC5FAB">
        <w:rPr>
          <w:rFonts w:ascii="Times New Roman" w:eastAsia="Times New Roman" w:hAnsi="Times New Roman" w:cs="Times New Roman"/>
          <w:b/>
          <w:color w:val="auto"/>
        </w:rPr>
        <w:t xml:space="preserve"> </w:t>
      </w:r>
      <w:proofErr w:type="spellStart"/>
      <w:r w:rsidRPr="00FC5FAB">
        <w:rPr>
          <w:rFonts w:ascii="Times New Roman" w:eastAsia="Times New Roman" w:hAnsi="Times New Roman" w:cs="Times New Roman"/>
          <w:b/>
          <w:color w:val="auto"/>
        </w:rPr>
        <w:t>thanh</w:t>
      </w:r>
      <w:bookmarkEnd w:id="58"/>
      <w:bookmarkEnd w:id="59"/>
      <w:proofErr w:type="spellEnd"/>
    </w:p>
    <w:p w14:paraId="552729E0" w14:textId="2F236ABD" w:rsidR="7E9243BC" w:rsidRDefault="7E9243BC" w:rsidP="6879673E">
      <w:pPr>
        <w:spacing w:after="24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gramStart"/>
      <w:r w:rsidRPr="31E495D0">
        <w:rPr>
          <w:rFonts w:ascii="Times New Roman" w:eastAsia="Times New Roman" w:hAnsi="Times New Roman" w:cs="Times New Roman"/>
          <w:sz w:val="26"/>
          <w:szCs w:val="26"/>
        </w:rPr>
        <w:t>sf::</w:t>
      </w:r>
      <w:proofErr w:type="gram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Music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nhạc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nền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(b.ogg).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chỉnh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âm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(Volume)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trực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tiếp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Settings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Pause Menu,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mang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lại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trải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nghiệm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tốt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hơn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F3EDBF5" w14:textId="2DDE6C44" w:rsidR="00EA5447" w:rsidRDefault="00A455B5" w:rsidP="00737012">
      <w:pPr>
        <w:spacing w:after="240" w:line="360" w:lineRule="auto"/>
        <w:jc w:val="center"/>
      </w:pPr>
      <w:r w:rsidRPr="00A455B5"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48EC37EE" wp14:editId="292A8D63">
            <wp:extent cx="5128704" cy="1447925"/>
            <wp:effectExtent l="0" t="0" r="0" b="0"/>
            <wp:docPr id="871940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94024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328F5" w14:textId="00DE1F8F" w:rsidR="00737012" w:rsidRPr="007E2BC8" w:rsidRDefault="004E0D0D" w:rsidP="00737012">
      <w:pPr>
        <w:spacing w:after="24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7E2BC8">
        <w:rPr>
          <w:rFonts w:ascii="Times New Roman" w:hAnsi="Times New Roman" w:cs="Times New Roman"/>
          <w:b/>
          <w:sz w:val="26"/>
          <w:szCs w:val="26"/>
        </w:rPr>
        <w:t>Hình</w:t>
      </w:r>
      <w:proofErr w:type="spellEnd"/>
      <w:r w:rsidRPr="007E2BC8">
        <w:rPr>
          <w:rFonts w:ascii="Times New Roman" w:hAnsi="Times New Roman" w:cs="Times New Roman"/>
          <w:b/>
          <w:sz w:val="26"/>
          <w:szCs w:val="26"/>
        </w:rPr>
        <w:t xml:space="preserve"> 2.1</w:t>
      </w:r>
      <w:r w:rsidR="000E25F6" w:rsidRPr="007E2BC8">
        <w:rPr>
          <w:rFonts w:ascii="Times New Roman" w:hAnsi="Times New Roman" w:cs="Times New Roman"/>
          <w:b/>
          <w:sz w:val="26"/>
          <w:szCs w:val="26"/>
        </w:rPr>
        <w:t>7</w:t>
      </w:r>
      <w:r w:rsidRPr="007E2BC8">
        <w:rPr>
          <w:rFonts w:ascii="Times New Roman" w:hAnsi="Times New Roman" w:cs="Times New Roman"/>
          <w:b/>
          <w:sz w:val="26"/>
          <w:szCs w:val="26"/>
        </w:rPr>
        <w:t xml:space="preserve"> Code </w:t>
      </w:r>
      <w:r w:rsidR="00B8058A" w:rsidRPr="007E2BC8">
        <w:rPr>
          <w:rFonts w:ascii="Times New Roman" w:hAnsi="Times New Roman" w:cs="Times New Roman"/>
          <w:b/>
          <w:sz w:val="26"/>
          <w:szCs w:val="26"/>
        </w:rPr>
        <w:t>Sound</w:t>
      </w:r>
    </w:p>
    <w:p w14:paraId="41D2DCDD" w14:textId="1977299C" w:rsidR="7E9243BC" w:rsidRPr="00FC5FAB" w:rsidRDefault="7E9243BC" w:rsidP="6879673E">
      <w:pPr>
        <w:pStyle w:val="u2"/>
        <w:spacing w:before="0" w:after="299" w:line="360" w:lineRule="auto"/>
        <w:jc w:val="both"/>
        <w:rPr>
          <w:rFonts w:ascii="Times New Roman" w:eastAsia="Times New Roman" w:hAnsi="Times New Roman" w:cs="Times New Roman"/>
          <w:b/>
          <w:color w:val="auto"/>
          <w:sz w:val="36"/>
          <w:szCs w:val="36"/>
        </w:rPr>
      </w:pPr>
      <w:bookmarkStart w:id="60" w:name="_Toc219286449"/>
      <w:bookmarkStart w:id="61" w:name="_Toc219294440"/>
      <w:r w:rsidRPr="00FC5FAB">
        <w:rPr>
          <w:rFonts w:ascii="Times New Roman" w:eastAsia="Times New Roman" w:hAnsi="Times New Roman" w:cs="Times New Roman"/>
          <w:b/>
          <w:color w:val="auto"/>
          <w:sz w:val="36"/>
          <w:szCs w:val="36"/>
        </w:rPr>
        <w:t xml:space="preserve">2.5. </w:t>
      </w:r>
      <w:proofErr w:type="spellStart"/>
      <w:r w:rsidRPr="00FC5FAB">
        <w:rPr>
          <w:rFonts w:ascii="Times New Roman" w:eastAsia="Times New Roman" w:hAnsi="Times New Roman" w:cs="Times New Roman"/>
          <w:b/>
          <w:color w:val="auto"/>
          <w:sz w:val="36"/>
          <w:szCs w:val="36"/>
        </w:rPr>
        <w:t>Kết</w:t>
      </w:r>
      <w:proofErr w:type="spellEnd"/>
      <w:r w:rsidRPr="00FC5FAB">
        <w:rPr>
          <w:rFonts w:ascii="Times New Roman" w:eastAsia="Times New Roman" w:hAnsi="Times New Roman" w:cs="Times New Roman"/>
          <w:b/>
          <w:color w:val="auto"/>
          <w:sz w:val="36"/>
          <w:szCs w:val="36"/>
        </w:rPr>
        <w:t xml:space="preserve"> </w:t>
      </w:r>
      <w:proofErr w:type="spellStart"/>
      <w:r w:rsidRPr="00FC5FAB">
        <w:rPr>
          <w:rFonts w:ascii="Times New Roman" w:eastAsia="Times New Roman" w:hAnsi="Times New Roman" w:cs="Times New Roman"/>
          <w:b/>
          <w:color w:val="auto"/>
          <w:sz w:val="36"/>
          <w:szCs w:val="36"/>
        </w:rPr>
        <w:t>quả</w:t>
      </w:r>
      <w:proofErr w:type="spellEnd"/>
      <w:r w:rsidRPr="00FC5FAB">
        <w:rPr>
          <w:rFonts w:ascii="Times New Roman" w:eastAsia="Times New Roman" w:hAnsi="Times New Roman" w:cs="Times New Roman"/>
          <w:b/>
          <w:color w:val="auto"/>
          <w:sz w:val="36"/>
          <w:szCs w:val="36"/>
        </w:rPr>
        <w:t xml:space="preserve"> </w:t>
      </w:r>
      <w:proofErr w:type="spellStart"/>
      <w:r w:rsidRPr="00FC5FAB">
        <w:rPr>
          <w:rFonts w:ascii="Times New Roman" w:eastAsia="Times New Roman" w:hAnsi="Times New Roman" w:cs="Times New Roman"/>
          <w:b/>
          <w:color w:val="auto"/>
          <w:sz w:val="36"/>
          <w:szCs w:val="36"/>
        </w:rPr>
        <w:t>thực</w:t>
      </w:r>
      <w:proofErr w:type="spellEnd"/>
      <w:r w:rsidRPr="00FC5FAB">
        <w:rPr>
          <w:rFonts w:ascii="Times New Roman" w:eastAsia="Times New Roman" w:hAnsi="Times New Roman" w:cs="Times New Roman"/>
          <w:b/>
          <w:color w:val="auto"/>
          <w:sz w:val="36"/>
          <w:szCs w:val="36"/>
        </w:rPr>
        <w:t xml:space="preserve"> </w:t>
      </w:r>
      <w:proofErr w:type="spellStart"/>
      <w:r w:rsidRPr="00FC5FAB">
        <w:rPr>
          <w:rFonts w:ascii="Times New Roman" w:eastAsia="Times New Roman" w:hAnsi="Times New Roman" w:cs="Times New Roman"/>
          <w:b/>
          <w:color w:val="auto"/>
          <w:sz w:val="36"/>
          <w:szCs w:val="36"/>
        </w:rPr>
        <w:t>nghiệm</w:t>
      </w:r>
      <w:proofErr w:type="spellEnd"/>
      <w:r w:rsidRPr="00FC5FAB">
        <w:rPr>
          <w:rFonts w:ascii="Times New Roman" w:eastAsia="Times New Roman" w:hAnsi="Times New Roman" w:cs="Times New Roman"/>
          <w:b/>
          <w:color w:val="auto"/>
          <w:sz w:val="36"/>
          <w:szCs w:val="36"/>
        </w:rPr>
        <w:t xml:space="preserve"> </w:t>
      </w:r>
      <w:proofErr w:type="spellStart"/>
      <w:r w:rsidRPr="00FC5FAB">
        <w:rPr>
          <w:rFonts w:ascii="Times New Roman" w:eastAsia="Times New Roman" w:hAnsi="Times New Roman" w:cs="Times New Roman"/>
          <w:b/>
          <w:color w:val="auto"/>
          <w:sz w:val="36"/>
          <w:szCs w:val="36"/>
        </w:rPr>
        <w:t>của</w:t>
      </w:r>
      <w:proofErr w:type="spellEnd"/>
      <w:r w:rsidRPr="00FC5FAB">
        <w:rPr>
          <w:rFonts w:ascii="Times New Roman" w:eastAsia="Times New Roman" w:hAnsi="Times New Roman" w:cs="Times New Roman"/>
          <w:b/>
          <w:color w:val="auto"/>
          <w:sz w:val="36"/>
          <w:szCs w:val="36"/>
        </w:rPr>
        <w:t xml:space="preserve"> </w:t>
      </w:r>
      <w:proofErr w:type="spellStart"/>
      <w:r w:rsidRPr="00FC5FAB">
        <w:rPr>
          <w:rFonts w:ascii="Times New Roman" w:eastAsia="Times New Roman" w:hAnsi="Times New Roman" w:cs="Times New Roman"/>
          <w:b/>
          <w:color w:val="auto"/>
          <w:sz w:val="36"/>
          <w:szCs w:val="36"/>
        </w:rPr>
        <w:t>Dự</w:t>
      </w:r>
      <w:proofErr w:type="spellEnd"/>
      <w:r w:rsidRPr="00FC5FAB">
        <w:rPr>
          <w:rFonts w:ascii="Times New Roman" w:eastAsia="Times New Roman" w:hAnsi="Times New Roman" w:cs="Times New Roman"/>
          <w:b/>
          <w:color w:val="auto"/>
          <w:sz w:val="36"/>
          <w:szCs w:val="36"/>
        </w:rPr>
        <w:t xml:space="preserve"> </w:t>
      </w:r>
      <w:proofErr w:type="spellStart"/>
      <w:r w:rsidRPr="00FC5FAB">
        <w:rPr>
          <w:rFonts w:ascii="Times New Roman" w:eastAsia="Times New Roman" w:hAnsi="Times New Roman" w:cs="Times New Roman"/>
          <w:b/>
          <w:color w:val="auto"/>
          <w:sz w:val="36"/>
          <w:szCs w:val="36"/>
        </w:rPr>
        <w:t>án</w:t>
      </w:r>
      <w:bookmarkEnd w:id="60"/>
      <w:bookmarkEnd w:id="61"/>
      <w:proofErr w:type="spellEnd"/>
    </w:p>
    <w:p w14:paraId="4D625B21" w14:textId="0502A805" w:rsidR="7E9243BC" w:rsidRPr="00FC5FAB" w:rsidRDefault="7E9243BC" w:rsidP="6879673E">
      <w:pPr>
        <w:pStyle w:val="u3"/>
        <w:spacing w:before="0" w:after="281" w:line="360" w:lineRule="auto"/>
        <w:jc w:val="both"/>
        <w:rPr>
          <w:rFonts w:ascii="Times New Roman" w:eastAsia="Times New Roman" w:hAnsi="Times New Roman" w:cs="Times New Roman"/>
          <w:b/>
          <w:color w:val="auto"/>
        </w:rPr>
      </w:pPr>
      <w:bookmarkStart w:id="62" w:name="_Toc219286450"/>
      <w:bookmarkStart w:id="63" w:name="_Toc219294441"/>
      <w:r w:rsidRPr="00FC5FAB">
        <w:rPr>
          <w:rFonts w:ascii="Times New Roman" w:eastAsia="Times New Roman" w:hAnsi="Times New Roman" w:cs="Times New Roman"/>
          <w:b/>
          <w:color w:val="auto"/>
        </w:rPr>
        <w:t xml:space="preserve">2.5.1. </w:t>
      </w:r>
      <w:proofErr w:type="spellStart"/>
      <w:r w:rsidRPr="00FC5FAB">
        <w:rPr>
          <w:rFonts w:ascii="Times New Roman" w:eastAsia="Times New Roman" w:hAnsi="Times New Roman" w:cs="Times New Roman"/>
          <w:b/>
          <w:color w:val="auto"/>
        </w:rPr>
        <w:t>Kịch</w:t>
      </w:r>
      <w:proofErr w:type="spellEnd"/>
      <w:r w:rsidRPr="00FC5FAB">
        <w:rPr>
          <w:rFonts w:ascii="Times New Roman" w:eastAsia="Times New Roman" w:hAnsi="Times New Roman" w:cs="Times New Roman"/>
          <w:b/>
          <w:color w:val="auto"/>
        </w:rPr>
        <w:t xml:space="preserve"> </w:t>
      </w:r>
      <w:proofErr w:type="spellStart"/>
      <w:r w:rsidRPr="00FC5FAB">
        <w:rPr>
          <w:rFonts w:ascii="Times New Roman" w:eastAsia="Times New Roman" w:hAnsi="Times New Roman" w:cs="Times New Roman"/>
          <w:b/>
          <w:color w:val="auto"/>
        </w:rPr>
        <w:t>bản</w:t>
      </w:r>
      <w:proofErr w:type="spellEnd"/>
      <w:r w:rsidRPr="00FC5FAB">
        <w:rPr>
          <w:rFonts w:ascii="Times New Roman" w:eastAsia="Times New Roman" w:hAnsi="Times New Roman" w:cs="Times New Roman"/>
          <w:b/>
          <w:color w:val="auto"/>
        </w:rPr>
        <w:t xml:space="preserve"> </w:t>
      </w:r>
      <w:proofErr w:type="spellStart"/>
      <w:r w:rsidRPr="00FC5FAB">
        <w:rPr>
          <w:rFonts w:ascii="Times New Roman" w:eastAsia="Times New Roman" w:hAnsi="Times New Roman" w:cs="Times New Roman"/>
          <w:b/>
          <w:color w:val="auto"/>
        </w:rPr>
        <w:t>mô</w:t>
      </w:r>
      <w:proofErr w:type="spellEnd"/>
      <w:r w:rsidRPr="00FC5FAB">
        <w:rPr>
          <w:rFonts w:ascii="Times New Roman" w:eastAsia="Times New Roman" w:hAnsi="Times New Roman" w:cs="Times New Roman"/>
          <w:b/>
          <w:color w:val="auto"/>
        </w:rPr>
        <w:t xml:space="preserve"> </w:t>
      </w:r>
      <w:proofErr w:type="spellStart"/>
      <w:r w:rsidRPr="00FC5FAB">
        <w:rPr>
          <w:rFonts w:ascii="Times New Roman" w:eastAsia="Times New Roman" w:hAnsi="Times New Roman" w:cs="Times New Roman"/>
          <w:b/>
          <w:color w:val="auto"/>
        </w:rPr>
        <w:t>phỏng</w:t>
      </w:r>
      <w:bookmarkEnd w:id="62"/>
      <w:bookmarkEnd w:id="63"/>
      <w:proofErr w:type="spellEnd"/>
    </w:p>
    <w:p w14:paraId="529EB199" w14:textId="6166E6CB" w:rsidR="7E9243BC" w:rsidRDefault="7E9243BC" w:rsidP="6879673E">
      <w:pPr>
        <w:spacing w:after="24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Chương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bắt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khởi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142ECC57" w14:textId="2E4628E3" w:rsidR="7E9243BC" w:rsidRDefault="7E9243BC" w:rsidP="6879673E">
      <w:pPr>
        <w:pStyle w:val="oancuaDanhsach"/>
        <w:numPr>
          <w:ilvl w:val="0"/>
          <w:numId w:val="5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50 Con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Thỏ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(Gen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tốc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độ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ngẫu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nhiên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1.7).</w:t>
      </w:r>
    </w:p>
    <w:p w14:paraId="5665FE76" w14:textId="201331AB" w:rsidR="7E9243BC" w:rsidRDefault="7E9243BC" w:rsidP="6879673E">
      <w:pPr>
        <w:pStyle w:val="oancuaDanhsach"/>
        <w:numPr>
          <w:ilvl w:val="0"/>
          <w:numId w:val="5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5 Con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Sói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Tốc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độ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2.0).</w:t>
      </w:r>
    </w:p>
    <w:p w14:paraId="5A2DC334" w14:textId="1A9B279E" w:rsidR="7E9243BC" w:rsidRDefault="7E9243BC" w:rsidP="6879673E">
      <w:pPr>
        <w:pStyle w:val="oancuaDanhsach"/>
        <w:numPr>
          <w:ilvl w:val="0"/>
          <w:numId w:val="5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50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Bụi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cỏ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2DE4EEA" w14:textId="782870FB" w:rsidR="000155D4" w:rsidRDefault="000155D4" w:rsidP="000E0C24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0155D4">
        <w:rPr>
          <w:rFonts w:eastAsia="Times New Roman"/>
          <w:noProof/>
        </w:rPr>
        <w:drawing>
          <wp:inline distT="0" distB="0" distL="0" distR="0" wp14:anchorId="42835840" wp14:editId="28A34E07">
            <wp:extent cx="5943600" cy="788035"/>
            <wp:effectExtent l="0" t="0" r="0" b="0"/>
            <wp:docPr id="433829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82952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295A5" w14:textId="5F7E8C49" w:rsidR="000E0C24" w:rsidRPr="003E6587" w:rsidRDefault="000E0C24" w:rsidP="000E0C24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proofErr w:type="spellStart"/>
      <w:r w:rsidRPr="003E6587">
        <w:rPr>
          <w:rFonts w:ascii="Times New Roman" w:eastAsia="Times New Roman" w:hAnsi="Times New Roman" w:cs="Times New Roman"/>
          <w:b/>
          <w:sz w:val="26"/>
          <w:szCs w:val="26"/>
        </w:rPr>
        <w:t>Hình</w:t>
      </w:r>
      <w:proofErr w:type="spellEnd"/>
      <w:r w:rsidRPr="003E6587">
        <w:rPr>
          <w:rFonts w:ascii="Times New Roman" w:eastAsia="Times New Roman" w:hAnsi="Times New Roman" w:cs="Times New Roman"/>
          <w:b/>
          <w:sz w:val="26"/>
          <w:szCs w:val="26"/>
        </w:rPr>
        <w:t xml:space="preserve"> 2.1</w:t>
      </w:r>
      <w:r w:rsidR="00F82BAF">
        <w:rPr>
          <w:rFonts w:ascii="Times New Roman" w:eastAsia="Times New Roman" w:hAnsi="Times New Roman" w:cs="Times New Roman"/>
          <w:b/>
          <w:sz w:val="26"/>
          <w:szCs w:val="26"/>
        </w:rPr>
        <w:t>8</w:t>
      </w:r>
      <w:r w:rsidRPr="003E6587">
        <w:rPr>
          <w:rFonts w:ascii="Times New Roman" w:eastAsia="Times New Roman" w:hAnsi="Times New Roman" w:cs="Times New Roman"/>
          <w:b/>
          <w:sz w:val="26"/>
          <w:szCs w:val="26"/>
        </w:rPr>
        <w:t xml:space="preserve"> Code </w:t>
      </w:r>
      <w:proofErr w:type="spellStart"/>
      <w:r w:rsidRPr="003E6587">
        <w:rPr>
          <w:rFonts w:ascii="Times New Roman" w:eastAsia="Times New Roman" w:hAnsi="Times New Roman" w:cs="Times New Roman"/>
          <w:b/>
          <w:sz w:val="26"/>
          <w:szCs w:val="26"/>
        </w:rPr>
        <w:t>Khởi</w:t>
      </w:r>
      <w:proofErr w:type="spellEnd"/>
      <w:r w:rsidRPr="003E6587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B22709" w:rsidRPr="003E6587">
        <w:rPr>
          <w:rFonts w:ascii="Times New Roman" w:eastAsia="Times New Roman" w:hAnsi="Times New Roman" w:cs="Times New Roman"/>
          <w:b/>
          <w:sz w:val="26"/>
          <w:szCs w:val="26"/>
        </w:rPr>
        <w:t>Tạo</w:t>
      </w:r>
      <w:proofErr w:type="spellEnd"/>
      <w:r w:rsidR="00B748FD" w:rsidRPr="003E6587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</w:p>
    <w:p w14:paraId="6AE50CA2" w14:textId="4D3176B1" w:rsidR="00557801" w:rsidRDefault="00424AA7" w:rsidP="009A693B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424AA7">
        <w:rPr>
          <w:rFonts w:ascii="Times New Roman" w:eastAsia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DA351EB" wp14:editId="0E38472D">
            <wp:extent cx="4664990" cy="3089061"/>
            <wp:effectExtent l="0" t="0" r="2540" b="0"/>
            <wp:docPr id="2130405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40565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77876" cy="3097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F2497" w14:textId="5A585C37" w:rsidR="009A693B" w:rsidRPr="003E6587" w:rsidRDefault="009A693B" w:rsidP="009A693B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proofErr w:type="spellStart"/>
      <w:r w:rsidRPr="003E6587">
        <w:rPr>
          <w:rFonts w:ascii="Times New Roman" w:eastAsia="Times New Roman" w:hAnsi="Times New Roman" w:cs="Times New Roman"/>
          <w:b/>
          <w:sz w:val="26"/>
          <w:szCs w:val="26"/>
        </w:rPr>
        <w:t>Hình</w:t>
      </w:r>
      <w:proofErr w:type="spellEnd"/>
      <w:r w:rsidRPr="003E6587">
        <w:rPr>
          <w:rFonts w:ascii="Times New Roman" w:eastAsia="Times New Roman" w:hAnsi="Times New Roman" w:cs="Times New Roman"/>
          <w:b/>
          <w:sz w:val="26"/>
          <w:szCs w:val="26"/>
        </w:rPr>
        <w:t xml:space="preserve"> 2.1</w:t>
      </w:r>
      <w:r w:rsidR="00F82BAF">
        <w:rPr>
          <w:rFonts w:ascii="Times New Roman" w:eastAsia="Times New Roman" w:hAnsi="Times New Roman" w:cs="Times New Roman"/>
          <w:b/>
          <w:sz w:val="26"/>
          <w:szCs w:val="26"/>
        </w:rPr>
        <w:t>9</w:t>
      </w:r>
      <w:r w:rsidRPr="003E6587">
        <w:rPr>
          <w:rFonts w:ascii="Times New Roman" w:eastAsia="Times New Roman" w:hAnsi="Times New Roman" w:cs="Times New Roman"/>
          <w:b/>
          <w:sz w:val="26"/>
          <w:szCs w:val="26"/>
        </w:rPr>
        <w:t xml:space="preserve"> Demo </w:t>
      </w:r>
      <w:proofErr w:type="spellStart"/>
      <w:r w:rsidRPr="003E6587">
        <w:rPr>
          <w:rFonts w:ascii="Times New Roman" w:eastAsia="Times New Roman" w:hAnsi="Times New Roman" w:cs="Times New Roman"/>
          <w:b/>
          <w:sz w:val="26"/>
          <w:szCs w:val="26"/>
        </w:rPr>
        <w:t>Ingame</w:t>
      </w:r>
      <w:proofErr w:type="spellEnd"/>
    </w:p>
    <w:p w14:paraId="602B366B" w14:textId="4157C0E9" w:rsidR="7E9243BC" w:rsidRPr="00FC5FAB" w:rsidRDefault="7E9243BC" w:rsidP="6879673E">
      <w:pPr>
        <w:pStyle w:val="u3"/>
        <w:spacing w:before="0" w:after="281" w:line="360" w:lineRule="auto"/>
        <w:jc w:val="both"/>
        <w:rPr>
          <w:rFonts w:ascii="Times New Roman" w:eastAsia="Times New Roman" w:hAnsi="Times New Roman" w:cs="Times New Roman"/>
          <w:b/>
          <w:color w:val="auto"/>
        </w:rPr>
      </w:pPr>
      <w:bookmarkStart w:id="64" w:name="_Toc219286451"/>
      <w:bookmarkStart w:id="65" w:name="_Toc219294442"/>
      <w:r w:rsidRPr="00FC5FAB">
        <w:rPr>
          <w:rFonts w:ascii="Times New Roman" w:eastAsia="Times New Roman" w:hAnsi="Times New Roman" w:cs="Times New Roman"/>
          <w:b/>
          <w:color w:val="auto"/>
        </w:rPr>
        <w:t xml:space="preserve">2.5.2. Quan </w:t>
      </w:r>
      <w:proofErr w:type="spellStart"/>
      <w:r w:rsidRPr="00FC5FAB">
        <w:rPr>
          <w:rFonts w:ascii="Times New Roman" w:eastAsia="Times New Roman" w:hAnsi="Times New Roman" w:cs="Times New Roman"/>
          <w:b/>
          <w:color w:val="auto"/>
        </w:rPr>
        <w:t>sát</w:t>
      </w:r>
      <w:proofErr w:type="spellEnd"/>
      <w:r w:rsidRPr="00FC5FAB">
        <w:rPr>
          <w:rFonts w:ascii="Times New Roman" w:eastAsia="Times New Roman" w:hAnsi="Times New Roman" w:cs="Times New Roman"/>
          <w:b/>
          <w:color w:val="auto"/>
        </w:rPr>
        <w:t xml:space="preserve"> </w:t>
      </w:r>
      <w:proofErr w:type="spellStart"/>
      <w:r w:rsidRPr="00FC5FAB">
        <w:rPr>
          <w:rFonts w:ascii="Times New Roman" w:eastAsia="Times New Roman" w:hAnsi="Times New Roman" w:cs="Times New Roman"/>
          <w:b/>
          <w:color w:val="auto"/>
        </w:rPr>
        <w:t>hành</w:t>
      </w:r>
      <w:proofErr w:type="spellEnd"/>
      <w:r w:rsidRPr="00FC5FAB">
        <w:rPr>
          <w:rFonts w:ascii="Times New Roman" w:eastAsia="Times New Roman" w:hAnsi="Times New Roman" w:cs="Times New Roman"/>
          <w:b/>
          <w:color w:val="auto"/>
        </w:rPr>
        <w:t xml:space="preserve"> vi</w:t>
      </w:r>
      <w:bookmarkEnd w:id="64"/>
      <w:bookmarkEnd w:id="65"/>
    </w:p>
    <w:p w14:paraId="7803B7E2" w14:textId="73CCB835" w:rsidR="7E9243BC" w:rsidRDefault="7E9243BC" w:rsidP="6879673E">
      <w:pPr>
        <w:spacing w:after="24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Qua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quá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chạy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thử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nghiệm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(Debug),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chúng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tôi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tượng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thú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vị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24C7FA97" w14:textId="368D3E81" w:rsidR="7E9243BC" w:rsidRDefault="7E9243BC" w:rsidP="6879673E">
      <w:pPr>
        <w:pStyle w:val="oancuaDanhsach"/>
        <w:numPr>
          <w:ilvl w:val="0"/>
          <w:numId w:val="4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31E495D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Giai </w:t>
      </w:r>
      <w:proofErr w:type="spellStart"/>
      <w:r w:rsidRPr="31E495D0">
        <w:rPr>
          <w:rFonts w:ascii="Times New Roman" w:eastAsia="Times New Roman" w:hAnsi="Times New Roman" w:cs="Times New Roman"/>
          <w:b/>
          <w:bCs/>
          <w:sz w:val="26"/>
          <w:szCs w:val="26"/>
        </w:rPr>
        <w:t>đoạn</w:t>
      </w:r>
      <w:proofErr w:type="spellEnd"/>
      <w:r w:rsidRPr="31E495D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31E495D0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Thỏ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giảm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mạnh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do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Sói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săn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bắt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dễ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dàng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vì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mật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độ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mồi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cao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B4F16DD" w14:textId="574E46CE" w:rsidR="7E9243BC" w:rsidRPr="00B24846" w:rsidRDefault="7E9243BC" w:rsidP="00B24846">
      <w:pPr>
        <w:pStyle w:val="oancuaDanhsach"/>
        <w:numPr>
          <w:ilvl w:val="0"/>
          <w:numId w:val="4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31E495D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Giai </w:t>
      </w:r>
      <w:proofErr w:type="spellStart"/>
      <w:r w:rsidRPr="31E495D0">
        <w:rPr>
          <w:rFonts w:ascii="Times New Roman" w:eastAsia="Times New Roman" w:hAnsi="Times New Roman" w:cs="Times New Roman"/>
          <w:b/>
          <w:bCs/>
          <w:sz w:val="26"/>
          <w:szCs w:val="26"/>
        </w:rPr>
        <w:t>đoạn</w:t>
      </w:r>
      <w:proofErr w:type="spellEnd"/>
      <w:r w:rsidRPr="31E495D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b/>
          <w:bCs/>
          <w:sz w:val="26"/>
          <w:szCs w:val="26"/>
        </w:rPr>
        <w:t>giữa</w:t>
      </w:r>
      <w:proofErr w:type="spellEnd"/>
      <w:r w:rsidRPr="31E495D0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Khi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Thỏ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ít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đi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Sói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phải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di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chuyển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xa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hơn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tìm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mồi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B24846" w:rsidRPr="00B24846">
        <w:rPr>
          <w:rFonts w:ascii="Times New Roman" w:eastAsia="Times New Roman" w:hAnsi="Times New Roman" w:cs="Times New Roman"/>
          <w:b/>
          <w:bCs/>
          <w:sz w:val="26"/>
          <w:szCs w:val="26"/>
        </w:rPr>
        <w:t>→</w:t>
      </w:r>
      <w:r w:rsidRPr="00B2484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24846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B2484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24846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B2484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24846">
        <w:rPr>
          <w:rFonts w:ascii="Times New Roman" w:eastAsia="Times New Roman" w:hAnsi="Times New Roman" w:cs="Times New Roman"/>
          <w:sz w:val="26"/>
          <w:szCs w:val="26"/>
        </w:rPr>
        <w:t>Sói</w:t>
      </w:r>
      <w:proofErr w:type="spellEnd"/>
      <w:r w:rsidRPr="00B2484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24846">
        <w:rPr>
          <w:rFonts w:ascii="Times New Roman" w:eastAsia="Times New Roman" w:hAnsi="Times New Roman" w:cs="Times New Roman"/>
          <w:sz w:val="26"/>
          <w:szCs w:val="26"/>
        </w:rPr>
        <w:t>giảm</w:t>
      </w:r>
      <w:proofErr w:type="spellEnd"/>
      <w:r w:rsidRPr="00B2484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B24846" w:rsidRPr="00B24846">
        <w:rPr>
          <w:rFonts w:ascii="Times New Roman" w:eastAsia="Times New Roman" w:hAnsi="Times New Roman" w:cs="Times New Roman"/>
          <w:b/>
          <w:bCs/>
          <w:sz w:val="26"/>
          <w:szCs w:val="26"/>
        </w:rPr>
        <w:t>→</w:t>
      </w:r>
      <w:r w:rsidR="00B24846" w:rsidRPr="00B24846"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proofErr w:type="spellStart"/>
      <w:r w:rsidRPr="00B24846">
        <w:rPr>
          <w:rFonts w:ascii="Times New Roman" w:eastAsia="Times New Roman" w:hAnsi="Times New Roman" w:cs="Times New Roman"/>
          <w:sz w:val="26"/>
          <w:szCs w:val="26"/>
        </w:rPr>
        <w:t>Sói</w:t>
      </w:r>
      <w:proofErr w:type="spellEnd"/>
      <w:r w:rsidRPr="00B2484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24846">
        <w:rPr>
          <w:rFonts w:ascii="Times New Roman" w:eastAsia="Times New Roman" w:hAnsi="Times New Roman" w:cs="Times New Roman"/>
          <w:sz w:val="26"/>
          <w:szCs w:val="26"/>
        </w:rPr>
        <w:t>chết</w:t>
      </w:r>
      <w:proofErr w:type="spellEnd"/>
      <w:r w:rsidRPr="00B2484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24846">
        <w:rPr>
          <w:rFonts w:ascii="Times New Roman" w:eastAsia="Times New Roman" w:hAnsi="Times New Roman" w:cs="Times New Roman"/>
          <w:sz w:val="26"/>
          <w:szCs w:val="26"/>
        </w:rPr>
        <w:t>đói</w:t>
      </w:r>
      <w:proofErr w:type="spellEnd"/>
      <w:r w:rsidRPr="00B24846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5246976" w14:textId="223791E2" w:rsidR="7E9243BC" w:rsidRPr="00B24846" w:rsidRDefault="7E9243BC" w:rsidP="00B24846">
      <w:pPr>
        <w:pStyle w:val="oancuaDanhsach"/>
        <w:numPr>
          <w:ilvl w:val="0"/>
          <w:numId w:val="4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31E495D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Giai </w:t>
      </w:r>
      <w:proofErr w:type="spellStart"/>
      <w:r w:rsidRPr="31E495D0">
        <w:rPr>
          <w:rFonts w:ascii="Times New Roman" w:eastAsia="Times New Roman" w:hAnsi="Times New Roman" w:cs="Times New Roman"/>
          <w:b/>
          <w:bCs/>
          <w:sz w:val="26"/>
          <w:szCs w:val="26"/>
        </w:rPr>
        <w:t>đoạn</w:t>
      </w:r>
      <w:proofErr w:type="spellEnd"/>
      <w:r w:rsidRPr="31E495D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b/>
          <w:bCs/>
          <w:sz w:val="26"/>
          <w:szCs w:val="26"/>
        </w:rPr>
        <w:t>cân</w:t>
      </w:r>
      <w:proofErr w:type="spellEnd"/>
      <w:r w:rsidRPr="31E495D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b/>
          <w:bCs/>
          <w:sz w:val="26"/>
          <w:szCs w:val="26"/>
        </w:rPr>
        <w:t>bằng</w:t>
      </w:r>
      <w:proofErr w:type="spellEnd"/>
      <w:r w:rsidRPr="31E495D0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Khi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Sói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giảm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áp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lực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lên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quần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Thỏ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giảm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B24846" w:rsidRPr="00B24846">
        <w:rPr>
          <w:rFonts w:ascii="Times New Roman" w:eastAsia="Times New Roman" w:hAnsi="Times New Roman" w:cs="Times New Roman"/>
          <w:b/>
          <w:bCs/>
          <w:sz w:val="26"/>
          <w:szCs w:val="26"/>
        </w:rPr>
        <w:t>→</w:t>
      </w:r>
      <w:r w:rsidRPr="00B2484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24846">
        <w:rPr>
          <w:rFonts w:ascii="Times New Roman" w:eastAsia="Times New Roman" w:hAnsi="Times New Roman" w:cs="Times New Roman"/>
          <w:sz w:val="26"/>
          <w:szCs w:val="26"/>
        </w:rPr>
        <w:t>Thỏ</w:t>
      </w:r>
      <w:proofErr w:type="spellEnd"/>
      <w:r w:rsidRPr="00B2484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24846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B2484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24846"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 w:rsidRPr="00B2484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24846">
        <w:rPr>
          <w:rFonts w:ascii="Times New Roman" w:eastAsia="Times New Roman" w:hAnsi="Times New Roman" w:cs="Times New Roman"/>
          <w:sz w:val="26"/>
          <w:szCs w:val="26"/>
        </w:rPr>
        <w:t>hội</w:t>
      </w:r>
      <w:proofErr w:type="spellEnd"/>
      <w:r w:rsidRPr="00B2484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24846">
        <w:rPr>
          <w:rFonts w:ascii="Times New Roman" w:eastAsia="Times New Roman" w:hAnsi="Times New Roman" w:cs="Times New Roman"/>
          <w:sz w:val="26"/>
          <w:szCs w:val="26"/>
        </w:rPr>
        <w:t>ăn</w:t>
      </w:r>
      <w:proofErr w:type="spellEnd"/>
      <w:r w:rsidRPr="00B2484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24846">
        <w:rPr>
          <w:rFonts w:ascii="Times New Roman" w:eastAsia="Times New Roman" w:hAnsi="Times New Roman" w:cs="Times New Roman"/>
          <w:sz w:val="26"/>
          <w:szCs w:val="26"/>
        </w:rPr>
        <w:t>cỏ</w:t>
      </w:r>
      <w:proofErr w:type="spellEnd"/>
      <w:r w:rsidRPr="00B2484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24846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B2484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24846"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 w:rsidRPr="00B2484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24846"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 w:rsidRPr="00B2484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B24846" w:rsidRPr="00B24846">
        <w:rPr>
          <w:rFonts w:ascii="Times New Roman" w:eastAsia="Times New Roman" w:hAnsi="Times New Roman" w:cs="Times New Roman"/>
          <w:b/>
          <w:bCs/>
          <w:sz w:val="26"/>
          <w:szCs w:val="26"/>
        </w:rPr>
        <w:t>→</w:t>
      </w:r>
      <w:r w:rsidRPr="00B2484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24846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B2484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24846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B2484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24846">
        <w:rPr>
          <w:rFonts w:ascii="Times New Roman" w:eastAsia="Times New Roman" w:hAnsi="Times New Roman" w:cs="Times New Roman"/>
          <w:sz w:val="26"/>
          <w:szCs w:val="26"/>
        </w:rPr>
        <w:t>Thỏ</w:t>
      </w:r>
      <w:proofErr w:type="spellEnd"/>
      <w:r w:rsidRPr="00B2484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24846">
        <w:rPr>
          <w:rFonts w:ascii="Times New Roman" w:eastAsia="Times New Roman" w:hAnsi="Times New Roman" w:cs="Times New Roman"/>
          <w:sz w:val="26"/>
          <w:szCs w:val="26"/>
        </w:rPr>
        <w:t>tăng</w:t>
      </w:r>
      <w:proofErr w:type="spellEnd"/>
      <w:r w:rsidRPr="00B2484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24846">
        <w:rPr>
          <w:rFonts w:ascii="Times New Roman" w:eastAsia="Times New Roman" w:hAnsi="Times New Roman" w:cs="Times New Roman"/>
          <w:sz w:val="26"/>
          <w:szCs w:val="26"/>
        </w:rPr>
        <w:t>trở</w:t>
      </w:r>
      <w:proofErr w:type="spellEnd"/>
      <w:r w:rsidRPr="00B24846">
        <w:rPr>
          <w:rFonts w:ascii="Times New Roman" w:eastAsia="Times New Roman" w:hAnsi="Times New Roman" w:cs="Times New Roman"/>
          <w:sz w:val="26"/>
          <w:szCs w:val="26"/>
        </w:rPr>
        <w:t xml:space="preserve"> lại </w:t>
      </w:r>
      <w:r w:rsidR="00B24846" w:rsidRPr="00B24846">
        <w:rPr>
          <w:rFonts w:ascii="Times New Roman" w:eastAsia="Times New Roman" w:hAnsi="Times New Roman" w:cs="Times New Roman"/>
          <w:b/>
          <w:bCs/>
          <w:sz w:val="26"/>
          <w:szCs w:val="26"/>
        </w:rPr>
        <w:t>→</w:t>
      </w:r>
      <w:r w:rsidRPr="00B24846">
        <w:rPr>
          <w:rFonts w:ascii="Times New Roman" w:eastAsia="Times New Roman" w:hAnsi="Times New Roman" w:cs="Times New Roman"/>
          <w:sz w:val="26"/>
          <w:szCs w:val="26"/>
        </w:rPr>
        <w:t xml:space="preserve"> Cung </w:t>
      </w:r>
      <w:proofErr w:type="spellStart"/>
      <w:r w:rsidRPr="00B24846">
        <w:rPr>
          <w:rFonts w:ascii="Times New Roman" w:eastAsia="Times New Roman" w:hAnsi="Times New Roman" w:cs="Times New Roman"/>
          <w:sz w:val="26"/>
          <w:szCs w:val="26"/>
        </w:rPr>
        <w:t>cấp</w:t>
      </w:r>
      <w:proofErr w:type="spellEnd"/>
      <w:r w:rsidRPr="00B2484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24846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Pr="00B2484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24846">
        <w:rPr>
          <w:rFonts w:ascii="Times New Roman" w:eastAsia="Times New Roman" w:hAnsi="Times New Roman" w:cs="Times New Roman"/>
          <w:sz w:val="26"/>
          <w:szCs w:val="26"/>
        </w:rPr>
        <w:t>ăn</w:t>
      </w:r>
      <w:proofErr w:type="spellEnd"/>
      <w:r w:rsidRPr="00B2484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24846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B2484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24846">
        <w:rPr>
          <w:rFonts w:ascii="Times New Roman" w:eastAsia="Times New Roman" w:hAnsi="Times New Roman" w:cs="Times New Roman"/>
          <w:sz w:val="26"/>
          <w:szCs w:val="26"/>
        </w:rPr>
        <w:t>lứa</w:t>
      </w:r>
      <w:proofErr w:type="spellEnd"/>
      <w:r w:rsidRPr="00B2484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24846">
        <w:rPr>
          <w:rFonts w:ascii="Times New Roman" w:eastAsia="Times New Roman" w:hAnsi="Times New Roman" w:cs="Times New Roman"/>
          <w:sz w:val="26"/>
          <w:szCs w:val="26"/>
        </w:rPr>
        <w:t>Sói</w:t>
      </w:r>
      <w:proofErr w:type="spellEnd"/>
      <w:r w:rsidRPr="00B2484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24846">
        <w:rPr>
          <w:rFonts w:ascii="Times New Roman" w:eastAsia="Times New Roman" w:hAnsi="Times New Roman" w:cs="Times New Roman"/>
          <w:sz w:val="26"/>
          <w:szCs w:val="26"/>
        </w:rPr>
        <w:t>còn</w:t>
      </w:r>
      <w:proofErr w:type="spellEnd"/>
      <w:r w:rsidRPr="00B24846">
        <w:rPr>
          <w:rFonts w:ascii="Times New Roman" w:eastAsia="Times New Roman" w:hAnsi="Times New Roman" w:cs="Times New Roman"/>
          <w:sz w:val="26"/>
          <w:szCs w:val="26"/>
        </w:rPr>
        <w:t xml:space="preserve"> lại.</w:t>
      </w:r>
    </w:p>
    <w:p w14:paraId="4E4EDC9B" w14:textId="345B0DE0" w:rsidR="7E9243BC" w:rsidRDefault="7E9243BC" w:rsidP="6879673E">
      <w:pPr>
        <w:spacing w:after="24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Đây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biểu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đồ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sin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đặc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trưng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mô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Lotka-Volterra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thái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chứng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minh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thuật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chương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hoạt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logic.</w:t>
      </w:r>
    </w:p>
    <w:p w14:paraId="6AFD0517" w14:textId="64BE1818" w:rsidR="31E495D0" w:rsidRDefault="31E495D0" w:rsidP="6879673E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58008C4D" w14:textId="274E172A" w:rsidR="31E495D0" w:rsidRDefault="31E495D0" w:rsidP="6879673E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2D7B4904" w14:textId="4CE9E2D7" w:rsidR="5DCDFA40" w:rsidRPr="003F4D62" w:rsidRDefault="5DCDFA40" w:rsidP="00F01AF7">
      <w:pPr>
        <w:pStyle w:val="u1"/>
        <w:spacing w:before="0" w:after="120" w:line="360" w:lineRule="auto"/>
        <w:jc w:val="both"/>
        <w:rPr>
          <w:rFonts w:ascii="Times New Roman" w:eastAsia="Times New Roman" w:hAnsi="Times New Roman" w:cs="Times New Roman"/>
          <w:b/>
          <w:color w:val="auto"/>
          <w:sz w:val="36"/>
          <w:szCs w:val="36"/>
          <w:lang w:val="vi"/>
        </w:rPr>
      </w:pPr>
      <w:bookmarkStart w:id="66" w:name="_Toc219286452"/>
      <w:bookmarkStart w:id="67" w:name="_Toc219294443"/>
      <w:r w:rsidRPr="003F4D62">
        <w:rPr>
          <w:rFonts w:ascii="Times New Roman" w:eastAsia="Times New Roman" w:hAnsi="Times New Roman" w:cs="Times New Roman"/>
          <w:b/>
          <w:color w:val="auto"/>
          <w:sz w:val="36"/>
          <w:szCs w:val="36"/>
          <w:lang w:val="vi"/>
        </w:rPr>
        <w:lastRenderedPageBreak/>
        <w:t>KẾT LUẬN</w:t>
      </w:r>
      <w:bookmarkEnd w:id="66"/>
      <w:bookmarkEnd w:id="67"/>
    </w:p>
    <w:p w14:paraId="47DCBE12" w14:textId="153DD277" w:rsidR="5DCDFA40" w:rsidRPr="003F4D62" w:rsidRDefault="5DCDFA40" w:rsidP="00F01AF7">
      <w:pPr>
        <w:pStyle w:val="u2"/>
        <w:spacing w:line="360" w:lineRule="auto"/>
        <w:rPr>
          <w:rFonts w:ascii="Times New Roman" w:eastAsia="Times New Roman" w:hAnsi="Times New Roman" w:cs="Times New Roman"/>
          <w:b/>
          <w:color w:val="auto"/>
          <w:sz w:val="26"/>
          <w:szCs w:val="26"/>
        </w:rPr>
      </w:pPr>
      <w:bookmarkStart w:id="68" w:name="_Toc219286453"/>
      <w:bookmarkStart w:id="69" w:name="_Toc219294444"/>
      <w:r w:rsidRPr="003F4D62">
        <w:rPr>
          <w:rFonts w:ascii="Times New Roman" w:eastAsia="Times New Roman" w:hAnsi="Times New Roman" w:cs="Times New Roman"/>
          <w:b/>
          <w:color w:val="auto"/>
          <w:sz w:val="26"/>
          <w:szCs w:val="26"/>
          <w:lang w:val="vi"/>
        </w:rPr>
        <w:t>Kết</w:t>
      </w:r>
      <w:r w:rsidRPr="003F4D62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3F4D62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quả</w:t>
      </w:r>
      <w:proofErr w:type="spellEnd"/>
      <w:r w:rsidRPr="003F4D62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3F4D62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đạt</w:t>
      </w:r>
      <w:proofErr w:type="spellEnd"/>
      <w:r w:rsidRPr="003F4D62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3F4D62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được</w:t>
      </w:r>
      <w:bookmarkEnd w:id="68"/>
      <w:bookmarkEnd w:id="69"/>
      <w:proofErr w:type="spellEnd"/>
    </w:p>
    <w:p w14:paraId="56A3DFC9" w14:textId="2E25BEAE" w:rsidR="5DCDFA40" w:rsidRDefault="5DCDFA40" w:rsidP="00F01AF7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proofErr w:type="spellStart"/>
      <w:r w:rsidR="08D06888" w:rsidRPr="31E495D0">
        <w:rPr>
          <w:rFonts w:ascii="Times New Roman" w:eastAsia="Times New Roman" w:hAnsi="Times New Roman" w:cs="Times New Roman"/>
          <w:sz w:val="26"/>
          <w:szCs w:val="26"/>
        </w:rPr>
        <w:t>Đồ</w:t>
      </w:r>
      <w:proofErr w:type="spellEnd"/>
      <w:r w:rsidR="08D06888"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8D06888" w:rsidRPr="31E495D0">
        <w:rPr>
          <w:rFonts w:ascii="Times New Roman" w:eastAsia="Times New Roman" w:hAnsi="Times New Roman" w:cs="Times New Roman"/>
          <w:sz w:val="26"/>
          <w:szCs w:val="26"/>
        </w:rPr>
        <w:t>án</w:t>
      </w:r>
      <w:proofErr w:type="spellEnd"/>
      <w:r w:rsidR="08D06888"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8D06888" w:rsidRPr="31E495D0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="08D06888"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8D06888" w:rsidRPr="31E495D0">
        <w:rPr>
          <w:rFonts w:ascii="Times New Roman" w:eastAsia="Times New Roman" w:hAnsi="Times New Roman" w:cs="Times New Roman"/>
          <w:sz w:val="26"/>
          <w:szCs w:val="26"/>
        </w:rPr>
        <w:t>hoàn</w:t>
      </w:r>
      <w:proofErr w:type="spellEnd"/>
      <w:r w:rsidR="08D06888"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8D06888" w:rsidRPr="31E495D0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="08D06888"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8D06888" w:rsidRPr="31E495D0">
        <w:rPr>
          <w:rFonts w:ascii="Times New Roman" w:eastAsia="Times New Roman" w:hAnsi="Times New Roman" w:cs="Times New Roman"/>
          <w:sz w:val="26"/>
          <w:szCs w:val="26"/>
        </w:rPr>
        <w:t>tốt</w:t>
      </w:r>
      <w:proofErr w:type="spellEnd"/>
      <w:r w:rsidR="08D06888"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8D06888" w:rsidRPr="31E495D0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="08D06888"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8D06888" w:rsidRPr="31E495D0">
        <w:rPr>
          <w:rFonts w:ascii="Times New Roman" w:eastAsia="Times New Roman" w:hAnsi="Times New Roman" w:cs="Times New Roman"/>
          <w:sz w:val="26"/>
          <w:szCs w:val="26"/>
        </w:rPr>
        <w:t>mục</w:t>
      </w:r>
      <w:proofErr w:type="spellEnd"/>
      <w:r w:rsidR="08D06888"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8D06888" w:rsidRPr="31E495D0">
        <w:rPr>
          <w:rFonts w:ascii="Times New Roman" w:eastAsia="Times New Roman" w:hAnsi="Times New Roman" w:cs="Times New Roman"/>
          <w:sz w:val="26"/>
          <w:szCs w:val="26"/>
        </w:rPr>
        <w:t>tiêu</w:t>
      </w:r>
      <w:proofErr w:type="spellEnd"/>
      <w:r w:rsidR="08D06888"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8D06888" w:rsidRPr="31E495D0">
        <w:rPr>
          <w:rFonts w:ascii="Times New Roman" w:eastAsia="Times New Roman" w:hAnsi="Times New Roman" w:cs="Times New Roman"/>
          <w:sz w:val="26"/>
          <w:szCs w:val="26"/>
        </w:rPr>
        <w:t>đề</w:t>
      </w:r>
      <w:proofErr w:type="spellEnd"/>
      <w:r w:rsidR="08D06888"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8D06888" w:rsidRPr="31E495D0">
        <w:rPr>
          <w:rFonts w:ascii="Times New Roman" w:eastAsia="Times New Roman" w:hAnsi="Times New Roman" w:cs="Times New Roman"/>
          <w:sz w:val="26"/>
          <w:szCs w:val="26"/>
        </w:rPr>
        <w:t>ra</w:t>
      </w:r>
      <w:proofErr w:type="spellEnd"/>
      <w:r w:rsidR="08D06888" w:rsidRPr="31E495D0">
        <w:rPr>
          <w:rFonts w:ascii="Times New Roman" w:eastAsia="Times New Roman" w:hAnsi="Times New Roman" w:cs="Times New Roman"/>
          <w:sz w:val="26"/>
          <w:szCs w:val="26"/>
        </w:rPr>
        <w:t xml:space="preserve"> ban </w:t>
      </w:r>
      <w:proofErr w:type="spellStart"/>
      <w:r w:rsidR="08D06888" w:rsidRPr="31E495D0"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 w:rsidR="08D06888" w:rsidRPr="31E495D0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05C4C0FC" w14:textId="3DBBA8B3" w:rsidR="08D06888" w:rsidRDefault="08D06888" w:rsidP="00F01AF7">
      <w:pPr>
        <w:pStyle w:val="oancuaDanhsach"/>
        <w:numPr>
          <w:ilvl w:val="0"/>
          <w:numId w:val="2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Xây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dựng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mô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phỏng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thái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đầy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đủ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tương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tác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săn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mồi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-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trốn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chạy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B8B7C55" w14:textId="147E7CE9" w:rsidR="08D06888" w:rsidRDefault="08D06888" w:rsidP="00F01AF7">
      <w:pPr>
        <w:pStyle w:val="oancuaDanhsach"/>
        <w:numPr>
          <w:ilvl w:val="0"/>
          <w:numId w:val="2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Áp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triệt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kiến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hướng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tượng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(Class, Inheritance, Polymorphism).</w:t>
      </w:r>
    </w:p>
    <w:p w14:paraId="00262BE5" w14:textId="78F9AFC6" w:rsidR="08D06888" w:rsidRDefault="08D06888" w:rsidP="00F01AF7">
      <w:pPr>
        <w:pStyle w:val="oancuaDanhsach"/>
        <w:numPr>
          <w:ilvl w:val="0"/>
          <w:numId w:val="2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Tổ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nguồn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chuyên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nghiệp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rõ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ràng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dễ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đọc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65B9A22" w14:textId="49D81BA7" w:rsidR="08D06888" w:rsidRDefault="08D06888" w:rsidP="00F01AF7">
      <w:pPr>
        <w:pStyle w:val="oancuaDanhsach"/>
        <w:numPr>
          <w:ilvl w:val="0"/>
          <w:numId w:val="2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Giao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diện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đồ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họa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trực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âm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thanh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menu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khiển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thân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31E495D0">
        <w:rPr>
          <w:rFonts w:ascii="Times New Roman" w:eastAsia="Times New Roman" w:hAnsi="Times New Roman" w:cs="Times New Roman"/>
          <w:sz w:val="26"/>
          <w:szCs w:val="26"/>
        </w:rPr>
        <w:t>thiện</w:t>
      </w:r>
      <w:proofErr w:type="spellEnd"/>
      <w:r w:rsidRPr="31E495D0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2BE0772" w14:textId="54F2ED3F" w:rsidR="5DCDFA40" w:rsidRPr="003F4D62" w:rsidRDefault="5DCDFA40" w:rsidP="00F01AF7">
      <w:pPr>
        <w:pStyle w:val="u2"/>
        <w:spacing w:before="60" w:after="120" w:line="360" w:lineRule="auto"/>
        <w:jc w:val="both"/>
        <w:rPr>
          <w:rFonts w:ascii="Times New Roman" w:eastAsia="Times New Roman" w:hAnsi="Times New Roman" w:cs="Times New Roman"/>
          <w:b/>
          <w:color w:val="auto"/>
          <w:sz w:val="26"/>
          <w:szCs w:val="26"/>
          <w:lang w:val="vi"/>
        </w:rPr>
      </w:pPr>
      <w:bookmarkStart w:id="70" w:name="_Toc219286454"/>
      <w:bookmarkStart w:id="71" w:name="_Toc219294445"/>
      <w:proofErr w:type="spellStart"/>
      <w:r w:rsidRPr="003F4D62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Đề</w:t>
      </w:r>
      <w:proofErr w:type="spellEnd"/>
      <w:r w:rsidRPr="003F4D62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 xml:space="preserve"> </w:t>
      </w:r>
      <w:proofErr w:type="spellStart"/>
      <w:r w:rsidRPr="003F4D62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>xuất</w:t>
      </w:r>
      <w:proofErr w:type="spellEnd"/>
      <w:r w:rsidRPr="003F4D62">
        <w:rPr>
          <w:rFonts w:ascii="Times New Roman" w:eastAsia="Times New Roman" w:hAnsi="Times New Roman" w:cs="Times New Roman"/>
          <w:b/>
          <w:color w:val="auto"/>
          <w:sz w:val="26"/>
          <w:szCs w:val="26"/>
        </w:rPr>
        <w:t xml:space="preserve"> h</w:t>
      </w:r>
      <w:proofErr w:type="spellStart"/>
      <w:r w:rsidRPr="003F4D62">
        <w:rPr>
          <w:rFonts w:ascii="Times New Roman" w:eastAsia="Times New Roman" w:hAnsi="Times New Roman" w:cs="Times New Roman"/>
          <w:b/>
          <w:color w:val="auto"/>
          <w:sz w:val="26"/>
          <w:szCs w:val="26"/>
          <w:lang w:val="vi"/>
        </w:rPr>
        <w:t>ướng</w:t>
      </w:r>
      <w:proofErr w:type="spellEnd"/>
      <w:r w:rsidRPr="003F4D62">
        <w:rPr>
          <w:rFonts w:ascii="Times New Roman" w:eastAsia="Times New Roman" w:hAnsi="Times New Roman" w:cs="Times New Roman"/>
          <w:b/>
          <w:color w:val="auto"/>
          <w:sz w:val="26"/>
          <w:szCs w:val="26"/>
          <w:lang w:val="vi"/>
        </w:rPr>
        <w:t xml:space="preserve"> phát triển</w:t>
      </w:r>
      <w:bookmarkEnd w:id="70"/>
      <w:bookmarkEnd w:id="71"/>
    </w:p>
    <w:p w14:paraId="6C789E0D" w14:textId="51E5E91E" w:rsidR="5DCDFA40" w:rsidRDefault="5DCDFA40" w:rsidP="00F01AF7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vi"/>
        </w:rPr>
      </w:pPr>
      <w:r w:rsidRPr="31E495D0">
        <w:rPr>
          <w:rFonts w:ascii="Times New Roman" w:eastAsia="Times New Roman" w:hAnsi="Times New Roman" w:cs="Times New Roman"/>
          <w:sz w:val="26"/>
          <w:szCs w:val="26"/>
          <w:lang w:val="vi"/>
        </w:rPr>
        <w:t xml:space="preserve">Định hướng phát triển tiếp theo của đề </w:t>
      </w:r>
      <w:r w:rsidR="008F2C58">
        <w:rPr>
          <w:rFonts w:ascii="Times New Roman" w:eastAsia="Times New Roman" w:hAnsi="Times New Roman" w:cs="Times New Roman"/>
          <w:sz w:val="26"/>
          <w:szCs w:val="26"/>
          <w:lang w:val="vi"/>
        </w:rPr>
        <w:t>tài</w:t>
      </w:r>
    </w:p>
    <w:p w14:paraId="68DF8DC6" w14:textId="0DA20A6D" w:rsidR="41807A8C" w:rsidRPr="00F01AF7" w:rsidRDefault="41807A8C" w:rsidP="00F01AF7">
      <w:pPr>
        <w:pStyle w:val="oancuaDanhsach"/>
        <w:numPr>
          <w:ilvl w:val="0"/>
          <w:numId w:val="1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01AF7">
        <w:rPr>
          <w:rFonts w:ascii="Times New Roman" w:eastAsia="Times New Roman" w:hAnsi="Times New Roman" w:cs="Times New Roman"/>
          <w:b/>
          <w:bCs/>
          <w:sz w:val="26"/>
          <w:szCs w:val="26"/>
        </w:rPr>
        <w:t>Thêm</w:t>
      </w:r>
      <w:proofErr w:type="spellEnd"/>
      <w:r w:rsidRPr="00F01AF7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01AF7">
        <w:rPr>
          <w:rFonts w:ascii="Times New Roman" w:eastAsia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F01AF7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01AF7">
        <w:rPr>
          <w:rFonts w:ascii="Times New Roman" w:eastAsia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F01AF7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 w:rsidRPr="00F01AF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01AF7"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 w:rsidRPr="00F01AF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01AF7">
        <w:rPr>
          <w:rFonts w:ascii="Times New Roman" w:eastAsia="Times New Roman" w:hAnsi="Times New Roman" w:cs="Times New Roman"/>
          <w:sz w:val="26"/>
          <w:szCs w:val="26"/>
        </w:rPr>
        <w:t>biệt</w:t>
      </w:r>
      <w:proofErr w:type="spellEnd"/>
      <w:r w:rsidRPr="00F01AF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01AF7">
        <w:rPr>
          <w:rFonts w:ascii="Times New Roman" w:eastAsia="Times New Roman" w:hAnsi="Times New Roman" w:cs="Times New Roman"/>
          <w:sz w:val="26"/>
          <w:szCs w:val="26"/>
        </w:rPr>
        <w:t>đực</w:t>
      </w:r>
      <w:proofErr w:type="spellEnd"/>
      <w:r w:rsidRPr="00F01AF7">
        <w:rPr>
          <w:rFonts w:ascii="Times New Roman" w:eastAsia="Times New Roman" w:hAnsi="Times New Roman" w:cs="Times New Roman"/>
          <w:sz w:val="26"/>
          <w:szCs w:val="26"/>
        </w:rPr>
        <w:t>/</w:t>
      </w:r>
      <w:proofErr w:type="spellStart"/>
      <w:r w:rsidRPr="00F01AF7">
        <w:rPr>
          <w:rFonts w:ascii="Times New Roman" w:eastAsia="Times New Roman" w:hAnsi="Times New Roman" w:cs="Times New Roman"/>
          <w:sz w:val="26"/>
          <w:szCs w:val="26"/>
        </w:rPr>
        <w:t>cái</w:t>
      </w:r>
      <w:proofErr w:type="spellEnd"/>
      <w:r w:rsidRPr="00F01AF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01AF7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F01AF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01AF7"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 w:rsidRPr="00F01AF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01AF7"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 w:rsidRPr="00F01AF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01AF7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F01AF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01AF7">
        <w:rPr>
          <w:rFonts w:ascii="Times New Roman" w:eastAsia="Times New Roman" w:hAnsi="Times New Roman" w:cs="Times New Roman"/>
          <w:sz w:val="26"/>
          <w:szCs w:val="26"/>
        </w:rPr>
        <w:t>tế</w:t>
      </w:r>
      <w:proofErr w:type="spellEnd"/>
      <w:r w:rsidRPr="00F01AF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01AF7">
        <w:rPr>
          <w:rFonts w:ascii="Times New Roman" w:eastAsia="Times New Roman" w:hAnsi="Times New Roman" w:cs="Times New Roman"/>
          <w:sz w:val="26"/>
          <w:szCs w:val="26"/>
        </w:rPr>
        <w:t>hơn</w:t>
      </w:r>
      <w:proofErr w:type="spellEnd"/>
      <w:r w:rsidRPr="00F01AF7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4DD81D2" w14:textId="64BB40FC" w:rsidR="41807A8C" w:rsidRPr="00F01AF7" w:rsidRDefault="41807A8C" w:rsidP="00F01AF7">
      <w:pPr>
        <w:pStyle w:val="oancuaDanhsach"/>
        <w:numPr>
          <w:ilvl w:val="0"/>
          <w:numId w:val="1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01AF7">
        <w:rPr>
          <w:rFonts w:ascii="Times New Roman" w:eastAsia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F01AF7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01AF7">
        <w:rPr>
          <w:rFonts w:ascii="Times New Roman" w:eastAsia="Times New Roman" w:hAnsi="Times New Roman" w:cs="Times New Roman"/>
          <w:b/>
          <w:bCs/>
          <w:sz w:val="26"/>
          <w:szCs w:val="26"/>
        </w:rPr>
        <w:t>đồ</w:t>
      </w:r>
      <w:proofErr w:type="spellEnd"/>
      <w:r w:rsidRPr="00F01AF7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01AF7">
        <w:rPr>
          <w:rFonts w:ascii="Times New Roman" w:eastAsia="Times New Roman" w:hAnsi="Times New Roman" w:cs="Times New Roman"/>
          <w:b/>
          <w:bCs/>
          <w:sz w:val="26"/>
          <w:szCs w:val="26"/>
        </w:rPr>
        <w:t>rộng</w:t>
      </w:r>
      <w:proofErr w:type="spellEnd"/>
      <w:r w:rsidRPr="00F01AF7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01AF7">
        <w:rPr>
          <w:rFonts w:ascii="Times New Roman" w:eastAsia="Times New Roman" w:hAnsi="Times New Roman" w:cs="Times New Roman"/>
          <w:b/>
          <w:bCs/>
          <w:sz w:val="26"/>
          <w:szCs w:val="26"/>
        </w:rPr>
        <w:t>hơn</w:t>
      </w:r>
      <w:proofErr w:type="spellEnd"/>
      <w:r w:rsidRPr="00F01AF7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 w:rsidRPr="00F01AF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01AF7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F01AF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01AF7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F01AF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01AF7">
        <w:rPr>
          <w:rFonts w:ascii="Times New Roman" w:eastAsia="Times New Roman" w:hAnsi="Times New Roman" w:cs="Times New Roman"/>
          <w:sz w:val="26"/>
          <w:szCs w:val="26"/>
        </w:rPr>
        <w:t>thuật</w:t>
      </w:r>
      <w:proofErr w:type="spellEnd"/>
      <w:r w:rsidRPr="00F01AF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01AF7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F01AF7">
        <w:rPr>
          <w:rFonts w:ascii="Times New Roman" w:eastAsia="Times New Roman" w:hAnsi="Times New Roman" w:cs="Times New Roman"/>
          <w:sz w:val="26"/>
          <w:szCs w:val="26"/>
        </w:rPr>
        <w:t xml:space="preserve"> Camera </w:t>
      </w:r>
      <w:proofErr w:type="spellStart"/>
      <w:r w:rsidRPr="00F01AF7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F01AF7">
        <w:rPr>
          <w:rFonts w:ascii="Times New Roman" w:eastAsia="Times New Roman" w:hAnsi="Times New Roman" w:cs="Times New Roman"/>
          <w:sz w:val="26"/>
          <w:szCs w:val="26"/>
        </w:rPr>
        <w:t xml:space="preserve"> di </w:t>
      </w:r>
      <w:proofErr w:type="spellStart"/>
      <w:r w:rsidRPr="00F01AF7">
        <w:rPr>
          <w:rFonts w:ascii="Times New Roman" w:eastAsia="Times New Roman" w:hAnsi="Times New Roman" w:cs="Times New Roman"/>
          <w:sz w:val="26"/>
          <w:szCs w:val="26"/>
        </w:rPr>
        <w:t>chuyển</w:t>
      </w:r>
      <w:proofErr w:type="spellEnd"/>
      <w:r w:rsidRPr="00F01AF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01AF7">
        <w:rPr>
          <w:rFonts w:ascii="Times New Roman" w:eastAsia="Times New Roman" w:hAnsi="Times New Roman" w:cs="Times New Roman"/>
          <w:sz w:val="26"/>
          <w:szCs w:val="26"/>
        </w:rPr>
        <w:t>góc</w:t>
      </w:r>
      <w:proofErr w:type="spellEnd"/>
      <w:r w:rsidRPr="00F01AF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01AF7">
        <w:rPr>
          <w:rFonts w:ascii="Times New Roman" w:eastAsia="Times New Roman" w:hAnsi="Times New Roman" w:cs="Times New Roman"/>
          <w:sz w:val="26"/>
          <w:szCs w:val="26"/>
        </w:rPr>
        <w:t>nhìn</w:t>
      </w:r>
      <w:proofErr w:type="spellEnd"/>
      <w:r w:rsidRPr="00F01AF7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458D13E" w14:textId="17D36BCA" w:rsidR="41807A8C" w:rsidRPr="00F01AF7" w:rsidRDefault="41807A8C" w:rsidP="00F01AF7">
      <w:pPr>
        <w:pStyle w:val="oancuaDanhsach"/>
        <w:numPr>
          <w:ilvl w:val="0"/>
          <w:numId w:val="1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01AF7">
        <w:rPr>
          <w:rFonts w:ascii="Times New Roman" w:eastAsia="Times New Roman" w:hAnsi="Times New Roman" w:cs="Times New Roman"/>
          <w:b/>
          <w:bCs/>
          <w:sz w:val="26"/>
          <w:szCs w:val="26"/>
        </w:rPr>
        <w:t>Lưu/</w:t>
      </w:r>
      <w:proofErr w:type="spellStart"/>
      <w:r w:rsidRPr="00F01AF7">
        <w:rPr>
          <w:rFonts w:ascii="Times New Roman" w:eastAsia="Times New Roman" w:hAnsi="Times New Roman" w:cs="Times New Roman"/>
          <w:b/>
          <w:bCs/>
          <w:sz w:val="26"/>
          <w:szCs w:val="26"/>
        </w:rPr>
        <w:t>Tải</w:t>
      </w:r>
      <w:proofErr w:type="spellEnd"/>
      <w:r w:rsidRPr="00F01AF7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game:</w:t>
      </w:r>
      <w:r w:rsidRPr="00F01AF7">
        <w:rPr>
          <w:rFonts w:ascii="Times New Roman" w:eastAsia="Times New Roman" w:hAnsi="Times New Roman" w:cs="Times New Roman"/>
          <w:sz w:val="26"/>
          <w:szCs w:val="26"/>
        </w:rPr>
        <w:t xml:space="preserve"> Lưu </w:t>
      </w:r>
      <w:proofErr w:type="spellStart"/>
      <w:r w:rsidRPr="00F01AF7">
        <w:rPr>
          <w:rFonts w:ascii="Times New Roman" w:eastAsia="Times New Roman" w:hAnsi="Times New Roman" w:cs="Times New Roman"/>
          <w:sz w:val="26"/>
          <w:szCs w:val="26"/>
        </w:rPr>
        <w:t>trạng</w:t>
      </w:r>
      <w:proofErr w:type="spellEnd"/>
      <w:r w:rsidRPr="00F01AF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01AF7">
        <w:rPr>
          <w:rFonts w:ascii="Times New Roman" w:eastAsia="Times New Roman" w:hAnsi="Times New Roman" w:cs="Times New Roman"/>
          <w:sz w:val="26"/>
          <w:szCs w:val="26"/>
        </w:rPr>
        <w:t>thái</w:t>
      </w:r>
      <w:proofErr w:type="spellEnd"/>
      <w:r w:rsidRPr="00F01AF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01AF7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F01AF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01AF7"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 w:rsidRPr="00F01AF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01AF7">
        <w:rPr>
          <w:rFonts w:ascii="Times New Roman" w:eastAsia="Times New Roman" w:hAnsi="Times New Roman" w:cs="Times New Roman"/>
          <w:sz w:val="26"/>
          <w:szCs w:val="26"/>
        </w:rPr>
        <w:t>thái</w:t>
      </w:r>
      <w:proofErr w:type="spellEnd"/>
      <w:r w:rsidRPr="00F01AF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01AF7"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 w:rsidRPr="00F01AF7">
        <w:rPr>
          <w:rFonts w:ascii="Times New Roman" w:eastAsia="Times New Roman" w:hAnsi="Times New Roman" w:cs="Times New Roman"/>
          <w:sz w:val="26"/>
          <w:szCs w:val="26"/>
        </w:rPr>
        <w:t xml:space="preserve"> file </w:t>
      </w:r>
      <w:proofErr w:type="spellStart"/>
      <w:r w:rsidRPr="00F01AF7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F01AF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01AF7">
        <w:rPr>
          <w:rFonts w:ascii="Times New Roman" w:eastAsia="Times New Roman" w:hAnsi="Times New Roman" w:cs="Times New Roman"/>
          <w:sz w:val="26"/>
          <w:szCs w:val="26"/>
        </w:rPr>
        <w:t>chơi</w:t>
      </w:r>
      <w:proofErr w:type="spellEnd"/>
      <w:r w:rsidRPr="00F01AF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01AF7">
        <w:rPr>
          <w:rFonts w:ascii="Times New Roman" w:eastAsia="Times New Roman" w:hAnsi="Times New Roman" w:cs="Times New Roman"/>
          <w:sz w:val="26"/>
          <w:szCs w:val="26"/>
        </w:rPr>
        <w:t>tiếp</w:t>
      </w:r>
      <w:proofErr w:type="spellEnd"/>
      <w:r w:rsidRPr="00F01AF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01AF7"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 w:rsidRPr="00F01AF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01AF7"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 w:rsidRPr="00F01AF7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18CC26D" w14:textId="5AEFC800" w:rsidR="00337CC6" w:rsidRDefault="00337CC6" w:rsidP="005737C3">
      <w:pPr>
        <w:spacing w:line="360" w:lineRule="auto"/>
        <w:jc w:val="center"/>
        <w:rPr>
          <w:rFonts w:ascii="Times New Roman" w:eastAsia="Times New Roman" w:hAnsi="Times New Roman" w:cs="Times New Roman"/>
          <w:lang w:val="vi-VN"/>
        </w:rPr>
      </w:pPr>
    </w:p>
    <w:p w14:paraId="009191E3" w14:textId="77777777" w:rsidR="00156AF6" w:rsidRDefault="00156AF6" w:rsidP="005737C3">
      <w:pPr>
        <w:spacing w:line="360" w:lineRule="auto"/>
        <w:jc w:val="center"/>
        <w:rPr>
          <w:rFonts w:ascii="Times New Roman" w:eastAsia="Times New Roman" w:hAnsi="Times New Roman" w:cs="Times New Roman"/>
          <w:lang w:val="vi-VN"/>
        </w:rPr>
      </w:pPr>
    </w:p>
    <w:p w14:paraId="03F8DFBC" w14:textId="77777777" w:rsidR="00156AF6" w:rsidRDefault="00156AF6" w:rsidP="005737C3">
      <w:pPr>
        <w:spacing w:line="360" w:lineRule="auto"/>
        <w:jc w:val="center"/>
        <w:rPr>
          <w:rFonts w:ascii="Times New Roman" w:eastAsia="Times New Roman" w:hAnsi="Times New Roman" w:cs="Times New Roman"/>
          <w:lang w:val="vi-VN"/>
        </w:rPr>
      </w:pPr>
    </w:p>
    <w:p w14:paraId="6F173400" w14:textId="77777777" w:rsidR="00156AF6" w:rsidRDefault="00156AF6" w:rsidP="005737C3">
      <w:pPr>
        <w:spacing w:line="360" w:lineRule="auto"/>
        <w:jc w:val="center"/>
        <w:rPr>
          <w:rFonts w:ascii="Times New Roman" w:eastAsia="Times New Roman" w:hAnsi="Times New Roman" w:cs="Times New Roman"/>
          <w:lang w:val="vi-VN"/>
        </w:rPr>
      </w:pPr>
    </w:p>
    <w:p w14:paraId="1D8B5C0A" w14:textId="77777777" w:rsidR="00156AF6" w:rsidRDefault="00156AF6" w:rsidP="005737C3">
      <w:pPr>
        <w:spacing w:line="360" w:lineRule="auto"/>
        <w:jc w:val="center"/>
        <w:rPr>
          <w:rFonts w:ascii="Times New Roman" w:eastAsia="Times New Roman" w:hAnsi="Times New Roman" w:cs="Times New Roman"/>
          <w:lang w:val="vi-VN"/>
        </w:rPr>
      </w:pPr>
    </w:p>
    <w:p w14:paraId="2ECE0545" w14:textId="77777777" w:rsidR="00156AF6" w:rsidRDefault="00156AF6" w:rsidP="005737C3">
      <w:pPr>
        <w:spacing w:line="360" w:lineRule="auto"/>
        <w:jc w:val="center"/>
        <w:rPr>
          <w:rFonts w:ascii="Times New Roman" w:eastAsia="Times New Roman" w:hAnsi="Times New Roman" w:cs="Times New Roman"/>
          <w:lang w:val="vi-VN"/>
        </w:rPr>
      </w:pPr>
    </w:p>
    <w:p w14:paraId="176794B3" w14:textId="77777777" w:rsidR="00156AF6" w:rsidRPr="00156AF6" w:rsidRDefault="00156AF6" w:rsidP="005737C3">
      <w:pPr>
        <w:spacing w:line="360" w:lineRule="auto"/>
        <w:jc w:val="center"/>
        <w:rPr>
          <w:rFonts w:ascii="Times New Roman" w:eastAsia="Times New Roman" w:hAnsi="Times New Roman" w:cs="Times New Roman"/>
          <w:lang w:val="vi-VN"/>
        </w:rPr>
      </w:pPr>
    </w:p>
    <w:p w14:paraId="00CC5A3B" w14:textId="5B8948AC" w:rsidR="5DCDFA40" w:rsidRPr="003F4D62" w:rsidRDefault="5DCDFA40" w:rsidP="6879673E">
      <w:pPr>
        <w:pStyle w:val="u1"/>
        <w:spacing w:before="240" w:after="60" w:line="360" w:lineRule="auto"/>
        <w:jc w:val="both"/>
        <w:rPr>
          <w:rFonts w:ascii="Times New Roman" w:eastAsia="Times New Roman" w:hAnsi="Times New Roman" w:cs="Times New Roman"/>
          <w:b/>
          <w:color w:val="auto"/>
          <w:sz w:val="32"/>
          <w:szCs w:val="32"/>
          <w:lang w:val="vi"/>
        </w:rPr>
      </w:pPr>
      <w:bookmarkStart w:id="72" w:name="_Toc219286455"/>
      <w:bookmarkStart w:id="73" w:name="_Toc219294446"/>
      <w:r w:rsidRPr="003F4D62">
        <w:rPr>
          <w:rFonts w:ascii="Times New Roman" w:eastAsia="Times New Roman" w:hAnsi="Times New Roman" w:cs="Times New Roman"/>
          <w:b/>
          <w:color w:val="auto"/>
          <w:sz w:val="36"/>
          <w:szCs w:val="36"/>
          <w:lang w:val="vi"/>
        </w:rPr>
        <w:lastRenderedPageBreak/>
        <w:t>Tài liệu tham khảo</w:t>
      </w:r>
      <w:bookmarkEnd w:id="72"/>
      <w:bookmarkEnd w:id="73"/>
      <w:r w:rsidRPr="003F4D62">
        <w:rPr>
          <w:rFonts w:ascii="Times New Roman" w:eastAsia="Times New Roman" w:hAnsi="Times New Roman" w:cs="Times New Roman"/>
          <w:b/>
          <w:color w:val="auto"/>
          <w:sz w:val="32"/>
          <w:szCs w:val="32"/>
          <w:lang w:val="vi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6"/>
        <w:gridCol w:w="9324"/>
      </w:tblGrid>
      <w:tr w:rsidR="00BD0894" w14:paraId="1B4F8404" w14:textId="77777777" w:rsidTr="31E495D0">
        <w:trPr>
          <w:trHeight w:val="300"/>
        </w:trPr>
        <w:tc>
          <w:tcPr>
            <w:tcW w:w="6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F973313" w14:textId="6B0132B7" w:rsidR="31E495D0" w:rsidRDefault="31E495D0" w:rsidP="6879673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"/>
              </w:rPr>
            </w:pPr>
            <w:r w:rsidRPr="31E495D0">
              <w:rPr>
                <w:rFonts w:ascii="Times New Roman" w:eastAsia="Times New Roman" w:hAnsi="Times New Roman" w:cs="Times New Roman"/>
                <w:sz w:val="26"/>
                <w:szCs w:val="26"/>
                <w:lang w:val="vi"/>
              </w:rPr>
              <w:t xml:space="preserve"> </w:t>
            </w:r>
          </w:p>
        </w:tc>
        <w:tc>
          <w:tcPr>
            <w:tcW w:w="9354" w:type="dxa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DB2B66D" w14:textId="493CDEFF" w:rsidR="4E61DBC2" w:rsidRDefault="4E61DBC2" w:rsidP="6879673E">
            <w:pPr>
              <w:pStyle w:val="oancuaDanhsach"/>
              <w:numPr>
                <w:ilvl w:val="0"/>
                <w:numId w:val="3"/>
              </w:numPr>
              <w:spacing w:before="240" w:after="24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"/>
              </w:rPr>
            </w:pPr>
            <w:r w:rsidRPr="31E495D0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vi"/>
              </w:rPr>
              <w:t>Lập trình C++ căn bản và nâng cao</w:t>
            </w:r>
            <w:r w:rsidRPr="31E495D0">
              <w:rPr>
                <w:rFonts w:ascii="Times New Roman" w:eastAsia="Times New Roman" w:hAnsi="Times New Roman" w:cs="Times New Roman"/>
                <w:sz w:val="26"/>
                <w:szCs w:val="26"/>
                <w:lang w:val="vi"/>
              </w:rPr>
              <w:t xml:space="preserve"> - Phạm Văn Ất.</w:t>
            </w:r>
          </w:p>
          <w:p w14:paraId="726170DA" w14:textId="2CB8D463" w:rsidR="4E61DBC2" w:rsidRDefault="4E61DBC2" w:rsidP="6879673E">
            <w:pPr>
              <w:pStyle w:val="oancuaDanhsach"/>
              <w:numPr>
                <w:ilvl w:val="0"/>
                <w:numId w:val="3"/>
              </w:numPr>
              <w:spacing w:before="240" w:after="24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"/>
              </w:rPr>
            </w:pPr>
            <w:r w:rsidRPr="31E495D0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vi"/>
              </w:rPr>
              <w:t xml:space="preserve">SFML </w:t>
            </w:r>
            <w:proofErr w:type="spellStart"/>
            <w:r w:rsidRPr="31E495D0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vi"/>
              </w:rPr>
              <w:t>Game</w:t>
            </w:r>
            <w:proofErr w:type="spellEnd"/>
            <w:r w:rsidRPr="31E495D0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vi"/>
              </w:rPr>
              <w:t xml:space="preserve"> </w:t>
            </w:r>
            <w:proofErr w:type="spellStart"/>
            <w:r w:rsidRPr="31E495D0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vi"/>
              </w:rPr>
              <w:t>Development</w:t>
            </w:r>
            <w:proofErr w:type="spellEnd"/>
            <w:r w:rsidRPr="31E495D0">
              <w:rPr>
                <w:rFonts w:ascii="Times New Roman" w:eastAsia="Times New Roman" w:hAnsi="Times New Roman" w:cs="Times New Roman"/>
                <w:sz w:val="26"/>
                <w:szCs w:val="26"/>
                <w:lang w:val="vi"/>
              </w:rPr>
              <w:t xml:space="preserve"> - </w:t>
            </w:r>
            <w:proofErr w:type="spellStart"/>
            <w:r w:rsidRPr="31E495D0">
              <w:rPr>
                <w:rFonts w:ascii="Times New Roman" w:eastAsia="Times New Roman" w:hAnsi="Times New Roman" w:cs="Times New Roman"/>
                <w:sz w:val="26"/>
                <w:szCs w:val="26"/>
                <w:lang w:val="vi"/>
              </w:rPr>
              <w:t>Jan</w:t>
            </w:r>
            <w:proofErr w:type="spellEnd"/>
            <w:r w:rsidRPr="31E495D0">
              <w:rPr>
                <w:rFonts w:ascii="Times New Roman" w:eastAsia="Times New Roman" w:hAnsi="Times New Roman" w:cs="Times New Roman"/>
                <w:sz w:val="26"/>
                <w:szCs w:val="26"/>
                <w:lang w:val="vi"/>
              </w:rPr>
              <w:t xml:space="preserve"> </w:t>
            </w:r>
            <w:proofErr w:type="spellStart"/>
            <w:r w:rsidRPr="31E495D0">
              <w:rPr>
                <w:rFonts w:ascii="Times New Roman" w:eastAsia="Times New Roman" w:hAnsi="Times New Roman" w:cs="Times New Roman"/>
                <w:sz w:val="26"/>
                <w:szCs w:val="26"/>
                <w:lang w:val="vi"/>
              </w:rPr>
              <w:t>Haller</w:t>
            </w:r>
            <w:proofErr w:type="spellEnd"/>
            <w:r w:rsidRPr="31E495D0">
              <w:rPr>
                <w:rFonts w:ascii="Times New Roman" w:eastAsia="Times New Roman" w:hAnsi="Times New Roman" w:cs="Times New Roman"/>
                <w:sz w:val="26"/>
                <w:szCs w:val="26"/>
                <w:lang w:val="vi"/>
              </w:rPr>
              <w:t xml:space="preserve">, </w:t>
            </w:r>
            <w:proofErr w:type="spellStart"/>
            <w:r w:rsidRPr="31E495D0">
              <w:rPr>
                <w:rFonts w:ascii="Times New Roman" w:eastAsia="Times New Roman" w:hAnsi="Times New Roman" w:cs="Times New Roman"/>
                <w:sz w:val="26"/>
                <w:szCs w:val="26"/>
                <w:lang w:val="vi"/>
              </w:rPr>
              <w:t>Henrik</w:t>
            </w:r>
            <w:proofErr w:type="spellEnd"/>
            <w:r w:rsidRPr="31E495D0">
              <w:rPr>
                <w:rFonts w:ascii="Times New Roman" w:eastAsia="Times New Roman" w:hAnsi="Times New Roman" w:cs="Times New Roman"/>
                <w:sz w:val="26"/>
                <w:szCs w:val="26"/>
                <w:lang w:val="vi"/>
              </w:rPr>
              <w:t xml:space="preserve"> </w:t>
            </w:r>
            <w:proofErr w:type="spellStart"/>
            <w:r w:rsidRPr="31E495D0">
              <w:rPr>
                <w:rFonts w:ascii="Times New Roman" w:eastAsia="Times New Roman" w:hAnsi="Times New Roman" w:cs="Times New Roman"/>
                <w:sz w:val="26"/>
                <w:szCs w:val="26"/>
                <w:lang w:val="vi"/>
              </w:rPr>
              <w:t>Vogelius</w:t>
            </w:r>
            <w:proofErr w:type="spellEnd"/>
            <w:r w:rsidRPr="31E495D0">
              <w:rPr>
                <w:rFonts w:ascii="Times New Roman" w:eastAsia="Times New Roman" w:hAnsi="Times New Roman" w:cs="Times New Roman"/>
                <w:sz w:val="26"/>
                <w:szCs w:val="26"/>
                <w:lang w:val="vi"/>
              </w:rPr>
              <w:t xml:space="preserve"> </w:t>
            </w:r>
            <w:proofErr w:type="spellStart"/>
            <w:r w:rsidRPr="31E495D0">
              <w:rPr>
                <w:rFonts w:ascii="Times New Roman" w:eastAsia="Times New Roman" w:hAnsi="Times New Roman" w:cs="Times New Roman"/>
                <w:sz w:val="26"/>
                <w:szCs w:val="26"/>
                <w:lang w:val="vi"/>
              </w:rPr>
              <w:t>Hansson</w:t>
            </w:r>
            <w:proofErr w:type="spellEnd"/>
            <w:r w:rsidRPr="31E495D0">
              <w:rPr>
                <w:rFonts w:ascii="Times New Roman" w:eastAsia="Times New Roman" w:hAnsi="Times New Roman" w:cs="Times New Roman"/>
                <w:sz w:val="26"/>
                <w:szCs w:val="26"/>
                <w:lang w:val="vi"/>
              </w:rPr>
              <w:t>.</w:t>
            </w:r>
          </w:p>
          <w:p w14:paraId="78031FF4" w14:textId="34607D5F" w:rsidR="4E61DBC2" w:rsidRDefault="4E61DBC2" w:rsidP="6879673E">
            <w:pPr>
              <w:pStyle w:val="oancuaDanhsach"/>
              <w:numPr>
                <w:ilvl w:val="0"/>
                <w:numId w:val="3"/>
              </w:numPr>
              <w:spacing w:before="240" w:after="24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"/>
              </w:rPr>
            </w:pPr>
            <w:proofErr w:type="spellStart"/>
            <w:r w:rsidRPr="31E495D0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vi"/>
              </w:rPr>
              <w:t>Documentation</w:t>
            </w:r>
            <w:proofErr w:type="spellEnd"/>
            <w:r w:rsidRPr="31E495D0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vi"/>
              </w:rPr>
              <w:t xml:space="preserve"> SFML 2.5</w:t>
            </w:r>
            <w:r w:rsidRPr="31E495D0">
              <w:rPr>
                <w:rFonts w:ascii="Times New Roman" w:eastAsia="Times New Roman" w:hAnsi="Times New Roman" w:cs="Times New Roman"/>
                <w:sz w:val="26"/>
                <w:szCs w:val="26"/>
                <w:lang w:val="vi"/>
              </w:rPr>
              <w:t xml:space="preserve"> - </w:t>
            </w:r>
            <w:hyperlink r:id="rId40">
              <w:r w:rsidRPr="31E495D0">
                <w:rPr>
                  <w:rStyle w:val="Siuktni"/>
                  <w:rFonts w:ascii="Times New Roman" w:eastAsia="Times New Roman" w:hAnsi="Times New Roman" w:cs="Times New Roman"/>
                  <w:sz w:val="26"/>
                  <w:szCs w:val="26"/>
                  <w:lang w:val="vi"/>
                </w:rPr>
                <w:t>https://www.sfml-dev.org/documentation/</w:t>
              </w:r>
            </w:hyperlink>
          </w:p>
          <w:p w14:paraId="0CA938AD" w14:textId="79B11F80" w:rsidR="4E61DBC2" w:rsidRDefault="4E61DBC2" w:rsidP="6879673E">
            <w:pPr>
              <w:pStyle w:val="oancuaDanhsach"/>
              <w:numPr>
                <w:ilvl w:val="0"/>
                <w:numId w:val="3"/>
              </w:numPr>
              <w:spacing w:before="240" w:after="24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"/>
              </w:rPr>
            </w:pPr>
            <w:proofErr w:type="spellStart"/>
            <w:r w:rsidRPr="31E495D0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vi"/>
              </w:rPr>
              <w:t>Game</w:t>
            </w:r>
            <w:proofErr w:type="spellEnd"/>
            <w:r w:rsidRPr="31E495D0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vi"/>
              </w:rPr>
              <w:t xml:space="preserve"> </w:t>
            </w:r>
            <w:proofErr w:type="spellStart"/>
            <w:r w:rsidRPr="31E495D0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vi"/>
              </w:rPr>
              <w:t>Programming</w:t>
            </w:r>
            <w:proofErr w:type="spellEnd"/>
            <w:r w:rsidRPr="31E495D0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vi"/>
              </w:rPr>
              <w:t xml:space="preserve"> </w:t>
            </w:r>
            <w:proofErr w:type="spellStart"/>
            <w:r w:rsidRPr="31E495D0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vi"/>
              </w:rPr>
              <w:t>Patterns</w:t>
            </w:r>
            <w:proofErr w:type="spellEnd"/>
            <w:r w:rsidRPr="31E495D0">
              <w:rPr>
                <w:rFonts w:ascii="Times New Roman" w:eastAsia="Times New Roman" w:hAnsi="Times New Roman" w:cs="Times New Roman"/>
                <w:sz w:val="26"/>
                <w:szCs w:val="26"/>
                <w:lang w:val="vi"/>
              </w:rPr>
              <w:t xml:space="preserve"> - </w:t>
            </w:r>
            <w:proofErr w:type="spellStart"/>
            <w:r w:rsidRPr="31E495D0">
              <w:rPr>
                <w:rFonts w:ascii="Times New Roman" w:eastAsia="Times New Roman" w:hAnsi="Times New Roman" w:cs="Times New Roman"/>
                <w:sz w:val="26"/>
                <w:szCs w:val="26"/>
                <w:lang w:val="vi"/>
              </w:rPr>
              <w:t>Robert</w:t>
            </w:r>
            <w:proofErr w:type="spellEnd"/>
            <w:r w:rsidRPr="31E495D0">
              <w:rPr>
                <w:rFonts w:ascii="Times New Roman" w:eastAsia="Times New Roman" w:hAnsi="Times New Roman" w:cs="Times New Roman"/>
                <w:sz w:val="26"/>
                <w:szCs w:val="26"/>
                <w:lang w:val="vi"/>
              </w:rPr>
              <w:t xml:space="preserve"> Nystrom.</w:t>
            </w:r>
          </w:p>
          <w:p w14:paraId="584EEEB4" w14:textId="647E2847" w:rsidR="31E495D0" w:rsidRDefault="31E495D0" w:rsidP="6879673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"/>
              </w:rPr>
            </w:pPr>
          </w:p>
        </w:tc>
      </w:tr>
    </w:tbl>
    <w:p w14:paraId="63D6B4DB" w14:textId="65E0C466" w:rsidR="5DCDFA40" w:rsidRDefault="5DCDFA40" w:rsidP="6879673E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"/>
        </w:rPr>
      </w:pPr>
      <w:r w:rsidRPr="31E495D0">
        <w:rPr>
          <w:rFonts w:ascii="Times New Roman" w:eastAsia="Times New Roman" w:hAnsi="Times New Roman" w:cs="Times New Roman"/>
          <w:sz w:val="26"/>
          <w:szCs w:val="26"/>
          <w:lang w:val="vi"/>
        </w:rPr>
        <w:t xml:space="preserve"> </w:t>
      </w:r>
    </w:p>
    <w:p w14:paraId="4ED76FFB" w14:textId="13EF24BC" w:rsidR="5DCDFA40" w:rsidRDefault="5DCDFA40" w:rsidP="6879673E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"/>
        </w:rPr>
      </w:pPr>
      <w:r w:rsidRPr="31E495D0">
        <w:rPr>
          <w:rFonts w:ascii="Times New Roman" w:eastAsia="Times New Roman" w:hAnsi="Times New Roman" w:cs="Times New Roman"/>
          <w:sz w:val="26"/>
          <w:szCs w:val="26"/>
          <w:lang w:val="vi"/>
        </w:rPr>
        <w:t xml:space="preserve"> </w:t>
      </w:r>
    </w:p>
    <w:p w14:paraId="71A3213C" w14:textId="627FFF41" w:rsidR="31E495D0" w:rsidRPr="00487C48" w:rsidRDefault="5DCDFA40" w:rsidP="00487C48">
      <w:pPr>
        <w:tabs>
          <w:tab w:val="left" w:pos="54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31E495D0">
        <w:rPr>
          <w:rFonts w:ascii="Times New Roman" w:eastAsia="Times New Roman" w:hAnsi="Times New Roman" w:cs="Times New Roman"/>
          <w:sz w:val="26"/>
          <w:szCs w:val="26"/>
          <w:lang w:val="vi"/>
        </w:rPr>
        <w:t xml:space="preserve"> </w:t>
      </w:r>
    </w:p>
    <w:sectPr w:rsidR="31E495D0" w:rsidRPr="00487C48" w:rsidSect="00AA2732"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D89800" w14:textId="77777777" w:rsidR="00F30DD1" w:rsidRDefault="00F30DD1" w:rsidP="002828AB">
      <w:pPr>
        <w:spacing w:after="0" w:line="240" w:lineRule="auto"/>
      </w:pPr>
      <w:r>
        <w:separator/>
      </w:r>
    </w:p>
  </w:endnote>
  <w:endnote w:type="continuationSeparator" w:id="0">
    <w:p w14:paraId="0E977F51" w14:textId="77777777" w:rsidR="00F30DD1" w:rsidRDefault="00F30DD1" w:rsidP="002828AB">
      <w:pPr>
        <w:spacing w:after="0" w:line="240" w:lineRule="auto"/>
      </w:pPr>
      <w:r>
        <w:continuationSeparator/>
      </w:r>
    </w:p>
  </w:endnote>
  <w:endnote w:type="continuationNotice" w:id="1">
    <w:p w14:paraId="3221DF6B" w14:textId="77777777" w:rsidR="00F30DD1" w:rsidRDefault="00F30DD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1DB3C" w14:textId="7B3E242D" w:rsidR="005D5A7E" w:rsidRDefault="005D5A7E">
    <w:pPr>
      <w:pStyle w:val="Chntrang"/>
    </w:pPr>
  </w:p>
  <w:p w14:paraId="310A4550" w14:textId="5AF55980" w:rsidR="00F037CF" w:rsidRDefault="00F037CF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8CFD2" w14:textId="5E3C8FD9" w:rsidR="005D5A7E" w:rsidRDefault="005D5A7E">
    <w:pPr>
      <w:pStyle w:val="Chntrang"/>
    </w:pPr>
  </w:p>
  <w:p w14:paraId="57BA28B7" w14:textId="46F1C93C" w:rsidR="00F037CF" w:rsidRDefault="00F037CF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92604692"/>
      <w:docPartObj>
        <w:docPartGallery w:val="Page Numbers (Bottom of Page)"/>
        <w:docPartUnique/>
      </w:docPartObj>
    </w:sdtPr>
    <w:sdtEndPr/>
    <w:sdtContent>
      <w:p w14:paraId="7F6453FC" w14:textId="77777777" w:rsidR="0073389B" w:rsidRDefault="0073389B">
        <w:pPr>
          <w:pStyle w:val="Chntrang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vi-VN"/>
          </w:rPr>
          <w:t>2</w:t>
        </w:r>
        <w:r>
          <w:fldChar w:fldCharType="end"/>
        </w:r>
      </w:p>
    </w:sdtContent>
  </w:sdt>
  <w:p w14:paraId="46F6E7C1" w14:textId="77777777" w:rsidR="0073389B" w:rsidRDefault="0073389B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940D47" w14:textId="77777777" w:rsidR="00F30DD1" w:rsidRDefault="00F30DD1" w:rsidP="002828AB">
      <w:pPr>
        <w:spacing w:after="0" w:line="240" w:lineRule="auto"/>
      </w:pPr>
      <w:r>
        <w:separator/>
      </w:r>
    </w:p>
  </w:footnote>
  <w:footnote w:type="continuationSeparator" w:id="0">
    <w:p w14:paraId="5B26AA1B" w14:textId="77777777" w:rsidR="00F30DD1" w:rsidRDefault="00F30DD1" w:rsidP="002828AB">
      <w:pPr>
        <w:spacing w:after="0" w:line="240" w:lineRule="auto"/>
      </w:pPr>
      <w:r>
        <w:continuationSeparator/>
      </w:r>
    </w:p>
  </w:footnote>
  <w:footnote w:type="continuationNotice" w:id="1">
    <w:p w14:paraId="6906F03A" w14:textId="77777777" w:rsidR="00F30DD1" w:rsidRDefault="00F30DD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51125" w14:textId="77777777" w:rsidR="005D5A7E" w:rsidRDefault="005D5A7E">
    <w:pPr>
      <w:pStyle w:val="utrang"/>
    </w:pPr>
  </w:p>
  <w:p w14:paraId="78694D3D" w14:textId="77777777" w:rsidR="00F037CF" w:rsidRDefault="00F037C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3D7CA" w14:textId="12C06DBA" w:rsidR="005D5A7E" w:rsidRDefault="005D5A7E">
    <w:pPr>
      <w:pStyle w:val="utrang"/>
    </w:pPr>
  </w:p>
  <w:p w14:paraId="752FBF89" w14:textId="11776236" w:rsidR="00F037CF" w:rsidRDefault="00F037CF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644CC" w14:textId="19FEC79D" w:rsidR="005D5A7E" w:rsidRDefault="005D5A7E">
    <w:pPr>
      <w:pStyle w:val="utrang"/>
    </w:pPr>
  </w:p>
  <w:p w14:paraId="32149072" w14:textId="44C1D42B" w:rsidR="00F037CF" w:rsidRDefault="00F037C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59824"/>
    <w:multiLevelType w:val="hybridMultilevel"/>
    <w:tmpl w:val="0A663CCC"/>
    <w:lvl w:ilvl="0" w:tplc="EA346180">
      <w:start w:val="1"/>
      <w:numFmt w:val="decimal"/>
      <w:lvlText w:val="%1."/>
      <w:lvlJc w:val="left"/>
      <w:pPr>
        <w:ind w:left="720" w:hanging="360"/>
      </w:pPr>
    </w:lvl>
    <w:lvl w:ilvl="1" w:tplc="D7CADBCA">
      <w:start w:val="1"/>
      <w:numFmt w:val="lowerLetter"/>
      <w:lvlText w:val="%2."/>
      <w:lvlJc w:val="left"/>
      <w:pPr>
        <w:ind w:left="1440" w:hanging="360"/>
      </w:pPr>
    </w:lvl>
    <w:lvl w:ilvl="2" w:tplc="81680972">
      <w:start w:val="1"/>
      <w:numFmt w:val="lowerRoman"/>
      <w:lvlText w:val="%3."/>
      <w:lvlJc w:val="right"/>
      <w:pPr>
        <w:ind w:left="2160" w:hanging="180"/>
      </w:pPr>
    </w:lvl>
    <w:lvl w:ilvl="3" w:tplc="D0F8323C">
      <w:start w:val="1"/>
      <w:numFmt w:val="decimal"/>
      <w:lvlText w:val="%4."/>
      <w:lvlJc w:val="left"/>
      <w:pPr>
        <w:ind w:left="2880" w:hanging="360"/>
      </w:pPr>
    </w:lvl>
    <w:lvl w:ilvl="4" w:tplc="7436C028">
      <w:start w:val="1"/>
      <w:numFmt w:val="lowerLetter"/>
      <w:lvlText w:val="%5."/>
      <w:lvlJc w:val="left"/>
      <w:pPr>
        <w:ind w:left="3600" w:hanging="360"/>
      </w:pPr>
    </w:lvl>
    <w:lvl w:ilvl="5" w:tplc="3086F60A">
      <w:start w:val="1"/>
      <w:numFmt w:val="lowerRoman"/>
      <w:lvlText w:val="%6."/>
      <w:lvlJc w:val="right"/>
      <w:pPr>
        <w:ind w:left="4320" w:hanging="180"/>
      </w:pPr>
    </w:lvl>
    <w:lvl w:ilvl="6" w:tplc="A762D334">
      <w:start w:val="1"/>
      <w:numFmt w:val="decimal"/>
      <w:lvlText w:val="%7."/>
      <w:lvlJc w:val="left"/>
      <w:pPr>
        <w:ind w:left="5040" w:hanging="360"/>
      </w:pPr>
    </w:lvl>
    <w:lvl w:ilvl="7" w:tplc="13E2229C">
      <w:start w:val="1"/>
      <w:numFmt w:val="lowerLetter"/>
      <w:lvlText w:val="%8."/>
      <w:lvlJc w:val="left"/>
      <w:pPr>
        <w:ind w:left="5760" w:hanging="360"/>
      </w:pPr>
    </w:lvl>
    <w:lvl w:ilvl="8" w:tplc="0C161D9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4B1518"/>
    <w:multiLevelType w:val="multilevel"/>
    <w:tmpl w:val="CA5A6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2C5BC1"/>
    <w:multiLevelType w:val="hybridMultilevel"/>
    <w:tmpl w:val="896217C6"/>
    <w:lvl w:ilvl="0" w:tplc="8FFC39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B6E0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2E207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9AFD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4EABB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9ECE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004C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1E2D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F82F3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3B11B7"/>
    <w:multiLevelType w:val="hybridMultilevel"/>
    <w:tmpl w:val="86362FBE"/>
    <w:lvl w:ilvl="0" w:tplc="E3B069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A082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A610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D09E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C6A2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5E6F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AAD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20CD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DE06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924D7D"/>
    <w:multiLevelType w:val="multilevel"/>
    <w:tmpl w:val="F0B6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E8F173"/>
    <w:multiLevelType w:val="hybridMultilevel"/>
    <w:tmpl w:val="DFE03E80"/>
    <w:lvl w:ilvl="0" w:tplc="4810E1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D8A5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2060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843A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DE3F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D81C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46D3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30F9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FE51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1F8527"/>
    <w:multiLevelType w:val="hybridMultilevel"/>
    <w:tmpl w:val="50DA4A4C"/>
    <w:lvl w:ilvl="0" w:tplc="ACBC4F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2E006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4F666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42FD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98EE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84DF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EC7D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5C5B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BB252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779988"/>
    <w:multiLevelType w:val="hybridMultilevel"/>
    <w:tmpl w:val="55923B9A"/>
    <w:lvl w:ilvl="0" w:tplc="E10C28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3CAD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3AD5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5A9C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7EC2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24A32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69E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56D0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2388F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1A7C54"/>
    <w:multiLevelType w:val="multilevel"/>
    <w:tmpl w:val="D2E07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75BFFD"/>
    <w:multiLevelType w:val="hybridMultilevel"/>
    <w:tmpl w:val="550AE892"/>
    <w:lvl w:ilvl="0" w:tplc="AED4AF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9B6E4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C8CF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DE38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7A69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A2B7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4410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ECCB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D4205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580F11"/>
    <w:multiLevelType w:val="hybridMultilevel"/>
    <w:tmpl w:val="9DA8AE9C"/>
    <w:lvl w:ilvl="0" w:tplc="498CE1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8CAD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A08AB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9CCA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3A7E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B4D7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D0EA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A827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1C6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32493E"/>
    <w:multiLevelType w:val="hybridMultilevel"/>
    <w:tmpl w:val="A03EDF5E"/>
    <w:lvl w:ilvl="0" w:tplc="CA9A151E">
      <w:start w:val="1"/>
      <w:numFmt w:val="decimal"/>
      <w:lvlText w:val="%1."/>
      <w:lvlJc w:val="left"/>
      <w:pPr>
        <w:ind w:left="720" w:hanging="360"/>
      </w:pPr>
    </w:lvl>
    <w:lvl w:ilvl="1" w:tplc="605643B4">
      <w:start w:val="1"/>
      <w:numFmt w:val="lowerLetter"/>
      <w:lvlText w:val="%2."/>
      <w:lvlJc w:val="left"/>
      <w:pPr>
        <w:ind w:left="1440" w:hanging="360"/>
      </w:pPr>
    </w:lvl>
    <w:lvl w:ilvl="2" w:tplc="B2781CEA">
      <w:start w:val="1"/>
      <w:numFmt w:val="lowerRoman"/>
      <w:lvlText w:val="%3."/>
      <w:lvlJc w:val="right"/>
      <w:pPr>
        <w:ind w:left="2160" w:hanging="180"/>
      </w:pPr>
    </w:lvl>
    <w:lvl w:ilvl="3" w:tplc="91422CC8">
      <w:start w:val="1"/>
      <w:numFmt w:val="decimal"/>
      <w:lvlText w:val="%4."/>
      <w:lvlJc w:val="left"/>
      <w:pPr>
        <w:ind w:left="2880" w:hanging="360"/>
      </w:pPr>
    </w:lvl>
    <w:lvl w:ilvl="4" w:tplc="4462D57C">
      <w:start w:val="1"/>
      <w:numFmt w:val="lowerLetter"/>
      <w:lvlText w:val="%5."/>
      <w:lvlJc w:val="left"/>
      <w:pPr>
        <w:ind w:left="3600" w:hanging="360"/>
      </w:pPr>
    </w:lvl>
    <w:lvl w:ilvl="5" w:tplc="95E2A1FE">
      <w:start w:val="1"/>
      <w:numFmt w:val="lowerRoman"/>
      <w:lvlText w:val="%6."/>
      <w:lvlJc w:val="right"/>
      <w:pPr>
        <w:ind w:left="4320" w:hanging="180"/>
      </w:pPr>
    </w:lvl>
    <w:lvl w:ilvl="6" w:tplc="F6C4510C">
      <w:start w:val="1"/>
      <w:numFmt w:val="decimal"/>
      <w:lvlText w:val="%7."/>
      <w:lvlJc w:val="left"/>
      <w:pPr>
        <w:ind w:left="5040" w:hanging="360"/>
      </w:pPr>
    </w:lvl>
    <w:lvl w:ilvl="7" w:tplc="AB706E0A">
      <w:start w:val="1"/>
      <w:numFmt w:val="lowerLetter"/>
      <w:lvlText w:val="%8."/>
      <w:lvlJc w:val="left"/>
      <w:pPr>
        <w:ind w:left="5760" w:hanging="360"/>
      </w:pPr>
    </w:lvl>
    <w:lvl w:ilvl="8" w:tplc="EC484B1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A20175"/>
    <w:multiLevelType w:val="hybridMultilevel"/>
    <w:tmpl w:val="235AA324"/>
    <w:lvl w:ilvl="0" w:tplc="0372AB50">
      <w:start w:val="1"/>
      <w:numFmt w:val="decimal"/>
      <w:lvlText w:val="%1."/>
      <w:lvlJc w:val="left"/>
      <w:pPr>
        <w:ind w:left="720" w:hanging="360"/>
      </w:pPr>
    </w:lvl>
    <w:lvl w:ilvl="1" w:tplc="89B0846C">
      <w:start w:val="1"/>
      <w:numFmt w:val="lowerLetter"/>
      <w:lvlText w:val="%2."/>
      <w:lvlJc w:val="left"/>
      <w:pPr>
        <w:ind w:left="1440" w:hanging="360"/>
      </w:pPr>
    </w:lvl>
    <w:lvl w:ilvl="2" w:tplc="92B82750">
      <w:start w:val="1"/>
      <w:numFmt w:val="lowerRoman"/>
      <w:lvlText w:val="%3."/>
      <w:lvlJc w:val="right"/>
      <w:pPr>
        <w:ind w:left="2160" w:hanging="180"/>
      </w:pPr>
    </w:lvl>
    <w:lvl w:ilvl="3" w:tplc="99F27814">
      <w:start w:val="1"/>
      <w:numFmt w:val="decimal"/>
      <w:lvlText w:val="%4."/>
      <w:lvlJc w:val="left"/>
      <w:pPr>
        <w:ind w:left="2880" w:hanging="360"/>
      </w:pPr>
    </w:lvl>
    <w:lvl w:ilvl="4" w:tplc="28243730">
      <w:start w:val="1"/>
      <w:numFmt w:val="lowerLetter"/>
      <w:lvlText w:val="%5."/>
      <w:lvlJc w:val="left"/>
      <w:pPr>
        <w:ind w:left="3600" w:hanging="360"/>
      </w:pPr>
    </w:lvl>
    <w:lvl w:ilvl="5" w:tplc="A1AE3CB6">
      <w:start w:val="1"/>
      <w:numFmt w:val="lowerRoman"/>
      <w:lvlText w:val="%6."/>
      <w:lvlJc w:val="right"/>
      <w:pPr>
        <w:ind w:left="4320" w:hanging="180"/>
      </w:pPr>
    </w:lvl>
    <w:lvl w:ilvl="6" w:tplc="A4ACFFBE">
      <w:start w:val="1"/>
      <w:numFmt w:val="decimal"/>
      <w:lvlText w:val="%7."/>
      <w:lvlJc w:val="left"/>
      <w:pPr>
        <w:ind w:left="5040" w:hanging="360"/>
      </w:pPr>
    </w:lvl>
    <w:lvl w:ilvl="7" w:tplc="ACEEBB34">
      <w:start w:val="1"/>
      <w:numFmt w:val="lowerLetter"/>
      <w:lvlText w:val="%8."/>
      <w:lvlJc w:val="left"/>
      <w:pPr>
        <w:ind w:left="5760" w:hanging="360"/>
      </w:pPr>
    </w:lvl>
    <w:lvl w:ilvl="8" w:tplc="62560674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DF702E"/>
    <w:multiLevelType w:val="hybridMultilevel"/>
    <w:tmpl w:val="5192ACCC"/>
    <w:lvl w:ilvl="0" w:tplc="A2AAF5E6">
      <w:start w:val="1"/>
      <w:numFmt w:val="decimal"/>
      <w:lvlText w:val="%1."/>
      <w:lvlJc w:val="left"/>
      <w:pPr>
        <w:ind w:left="720" w:hanging="360"/>
      </w:pPr>
    </w:lvl>
    <w:lvl w:ilvl="1" w:tplc="23921686">
      <w:start w:val="1"/>
      <w:numFmt w:val="lowerLetter"/>
      <w:lvlText w:val="%2."/>
      <w:lvlJc w:val="left"/>
      <w:pPr>
        <w:ind w:left="1440" w:hanging="360"/>
      </w:pPr>
    </w:lvl>
    <w:lvl w:ilvl="2" w:tplc="89309198">
      <w:start w:val="1"/>
      <w:numFmt w:val="lowerRoman"/>
      <w:lvlText w:val="%3."/>
      <w:lvlJc w:val="right"/>
      <w:pPr>
        <w:ind w:left="2160" w:hanging="180"/>
      </w:pPr>
    </w:lvl>
    <w:lvl w:ilvl="3" w:tplc="12967580">
      <w:start w:val="1"/>
      <w:numFmt w:val="decimal"/>
      <w:lvlText w:val="%4."/>
      <w:lvlJc w:val="left"/>
      <w:pPr>
        <w:ind w:left="2880" w:hanging="360"/>
      </w:pPr>
    </w:lvl>
    <w:lvl w:ilvl="4" w:tplc="348EA184">
      <w:start w:val="1"/>
      <w:numFmt w:val="lowerLetter"/>
      <w:lvlText w:val="%5."/>
      <w:lvlJc w:val="left"/>
      <w:pPr>
        <w:ind w:left="3600" w:hanging="360"/>
      </w:pPr>
    </w:lvl>
    <w:lvl w:ilvl="5" w:tplc="BF94354E">
      <w:start w:val="1"/>
      <w:numFmt w:val="lowerRoman"/>
      <w:lvlText w:val="%6."/>
      <w:lvlJc w:val="right"/>
      <w:pPr>
        <w:ind w:left="4320" w:hanging="180"/>
      </w:pPr>
    </w:lvl>
    <w:lvl w:ilvl="6" w:tplc="64B28876">
      <w:start w:val="1"/>
      <w:numFmt w:val="decimal"/>
      <w:lvlText w:val="%7."/>
      <w:lvlJc w:val="left"/>
      <w:pPr>
        <w:ind w:left="5040" w:hanging="360"/>
      </w:pPr>
    </w:lvl>
    <w:lvl w:ilvl="7" w:tplc="B6205A5A">
      <w:start w:val="1"/>
      <w:numFmt w:val="lowerLetter"/>
      <w:lvlText w:val="%8."/>
      <w:lvlJc w:val="left"/>
      <w:pPr>
        <w:ind w:left="5760" w:hanging="360"/>
      </w:pPr>
    </w:lvl>
    <w:lvl w:ilvl="8" w:tplc="C660FDCA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E89867"/>
    <w:multiLevelType w:val="hybridMultilevel"/>
    <w:tmpl w:val="9AC01C44"/>
    <w:lvl w:ilvl="0" w:tplc="ACA4BA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68EFF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9B607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ACEB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9C73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AC4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E879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B6F8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9C1A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885899"/>
    <w:multiLevelType w:val="multilevel"/>
    <w:tmpl w:val="7542C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845FDD5"/>
    <w:multiLevelType w:val="hybridMultilevel"/>
    <w:tmpl w:val="1CF097FA"/>
    <w:lvl w:ilvl="0" w:tplc="D2CC5890">
      <w:start w:val="1"/>
      <w:numFmt w:val="decimal"/>
      <w:lvlText w:val="%1."/>
      <w:lvlJc w:val="left"/>
      <w:pPr>
        <w:ind w:left="720" w:hanging="360"/>
      </w:pPr>
    </w:lvl>
    <w:lvl w:ilvl="1" w:tplc="EFC27242">
      <w:start w:val="1"/>
      <w:numFmt w:val="lowerLetter"/>
      <w:lvlText w:val="%2."/>
      <w:lvlJc w:val="left"/>
      <w:pPr>
        <w:ind w:left="1440" w:hanging="360"/>
      </w:pPr>
    </w:lvl>
    <w:lvl w:ilvl="2" w:tplc="E2E635E0">
      <w:start w:val="1"/>
      <w:numFmt w:val="lowerRoman"/>
      <w:lvlText w:val="%3."/>
      <w:lvlJc w:val="right"/>
      <w:pPr>
        <w:ind w:left="2160" w:hanging="180"/>
      </w:pPr>
    </w:lvl>
    <w:lvl w:ilvl="3" w:tplc="4058D724">
      <w:start w:val="1"/>
      <w:numFmt w:val="decimal"/>
      <w:lvlText w:val="%4."/>
      <w:lvlJc w:val="left"/>
      <w:pPr>
        <w:ind w:left="2880" w:hanging="360"/>
      </w:pPr>
    </w:lvl>
    <w:lvl w:ilvl="4" w:tplc="22D806E0">
      <w:start w:val="1"/>
      <w:numFmt w:val="lowerLetter"/>
      <w:lvlText w:val="%5."/>
      <w:lvlJc w:val="left"/>
      <w:pPr>
        <w:ind w:left="3600" w:hanging="360"/>
      </w:pPr>
    </w:lvl>
    <w:lvl w:ilvl="5" w:tplc="17CEBE1E">
      <w:start w:val="1"/>
      <w:numFmt w:val="lowerRoman"/>
      <w:lvlText w:val="%6."/>
      <w:lvlJc w:val="right"/>
      <w:pPr>
        <w:ind w:left="4320" w:hanging="180"/>
      </w:pPr>
    </w:lvl>
    <w:lvl w:ilvl="6" w:tplc="177EBF5C">
      <w:start w:val="1"/>
      <w:numFmt w:val="decimal"/>
      <w:lvlText w:val="%7."/>
      <w:lvlJc w:val="left"/>
      <w:pPr>
        <w:ind w:left="5040" w:hanging="360"/>
      </w:pPr>
    </w:lvl>
    <w:lvl w:ilvl="7" w:tplc="AC129B6E">
      <w:start w:val="1"/>
      <w:numFmt w:val="lowerLetter"/>
      <w:lvlText w:val="%8."/>
      <w:lvlJc w:val="left"/>
      <w:pPr>
        <w:ind w:left="5760" w:hanging="360"/>
      </w:pPr>
    </w:lvl>
    <w:lvl w:ilvl="8" w:tplc="397A7B6C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68FC1B"/>
    <w:multiLevelType w:val="hybridMultilevel"/>
    <w:tmpl w:val="EAFEAEDA"/>
    <w:lvl w:ilvl="0" w:tplc="6E0AF146">
      <w:start w:val="1"/>
      <w:numFmt w:val="decimal"/>
      <w:lvlText w:val="%1."/>
      <w:lvlJc w:val="left"/>
      <w:pPr>
        <w:ind w:left="720" w:hanging="360"/>
      </w:pPr>
    </w:lvl>
    <w:lvl w:ilvl="1" w:tplc="A5FC2D7C">
      <w:start w:val="1"/>
      <w:numFmt w:val="lowerLetter"/>
      <w:lvlText w:val="%2."/>
      <w:lvlJc w:val="left"/>
      <w:pPr>
        <w:ind w:left="1440" w:hanging="360"/>
      </w:pPr>
    </w:lvl>
    <w:lvl w:ilvl="2" w:tplc="7756A8D8">
      <w:start w:val="1"/>
      <w:numFmt w:val="lowerRoman"/>
      <w:lvlText w:val="%3."/>
      <w:lvlJc w:val="right"/>
      <w:pPr>
        <w:ind w:left="2160" w:hanging="180"/>
      </w:pPr>
    </w:lvl>
    <w:lvl w:ilvl="3" w:tplc="F7C4AC0C">
      <w:start w:val="1"/>
      <w:numFmt w:val="decimal"/>
      <w:lvlText w:val="%4."/>
      <w:lvlJc w:val="left"/>
      <w:pPr>
        <w:ind w:left="2880" w:hanging="360"/>
      </w:pPr>
    </w:lvl>
    <w:lvl w:ilvl="4" w:tplc="FB8E07AE">
      <w:start w:val="1"/>
      <w:numFmt w:val="lowerLetter"/>
      <w:lvlText w:val="%5."/>
      <w:lvlJc w:val="left"/>
      <w:pPr>
        <w:ind w:left="3600" w:hanging="360"/>
      </w:pPr>
    </w:lvl>
    <w:lvl w:ilvl="5" w:tplc="E208F6FA">
      <w:start w:val="1"/>
      <w:numFmt w:val="lowerRoman"/>
      <w:lvlText w:val="%6."/>
      <w:lvlJc w:val="right"/>
      <w:pPr>
        <w:ind w:left="4320" w:hanging="180"/>
      </w:pPr>
    </w:lvl>
    <w:lvl w:ilvl="6" w:tplc="63A052D6">
      <w:start w:val="1"/>
      <w:numFmt w:val="decimal"/>
      <w:lvlText w:val="%7."/>
      <w:lvlJc w:val="left"/>
      <w:pPr>
        <w:ind w:left="5040" w:hanging="360"/>
      </w:pPr>
    </w:lvl>
    <w:lvl w:ilvl="7" w:tplc="6C7672F0">
      <w:start w:val="1"/>
      <w:numFmt w:val="lowerLetter"/>
      <w:lvlText w:val="%8."/>
      <w:lvlJc w:val="left"/>
      <w:pPr>
        <w:ind w:left="5760" w:hanging="360"/>
      </w:pPr>
    </w:lvl>
    <w:lvl w:ilvl="8" w:tplc="C3564EA2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10CCF7"/>
    <w:multiLevelType w:val="hybridMultilevel"/>
    <w:tmpl w:val="511ABD6E"/>
    <w:lvl w:ilvl="0" w:tplc="B37667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3CD0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60A7C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E01D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34C1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FCD2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B09A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32F4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4441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2370F9"/>
    <w:multiLevelType w:val="hybridMultilevel"/>
    <w:tmpl w:val="0FB4E0FA"/>
    <w:lvl w:ilvl="0" w:tplc="574C5F3A">
      <w:start w:val="1"/>
      <w:numFmt w:val="decimal"/>
      <w:lvlText w:val="%1."/>
      <w:lvlJc w:val="left"/>
      <w:pPr>
        <w:ind w:left="720" w:hanging="360"/>
      </w:pPr>
    </w:lvl>
    <w:lvl w:ilvl="1" w:tplc="8B42D2C4">
      <w:start w:val="1"/>
      <w:numFmt w:val="lowerLetter"/>
      <w:lvlText w:val="%2."/>
      <w:lvlJc w:val="left"/>
      <w:pPr>
        <w:ind w:left="1440" w:hanging="360"/>
      </w:pPr>
    </w:lvl>
    <w:lvl w:ilvl="2" w:tplc="33B040BA">
      <w:start w:val="1"/>
      <w:numFmt w:val="lowerRoman"/>
      <w:lvlText w:val="%3."/>
      <w:lvlJc w:val="right"/>
      <w:pPr>
        <w:ind w:left="2160" w:hanging="180"/>
      </w:pPr>
    </w:lvl>
    <w:lvl w:ilvl="3" w:tplc="78EEB008">
      <w:start w:val="1"/>
      <w:numFmt w:val="decimal"/>
      <w:lvlText w:val="%4."/>
      <w:lvlJc w:val="left"/>
      <w:pPr>
        <w:ind w:left="2880" w:hanging="360"/>
      </w:pPr>
    </w:lvl>
    <w:lvl w:ilvl="4" w:tplc="98289C9E">
      <w:start w:val="1"/>
      <w:numFmt w:val="lowerLetter"/>
      <w:lvlText w:val="%5."/>
      <w:lvlJc w:val="left"/>
      <w:pPr>
        <w:ind w:left="3600" w:hanging="360"/>
      </w:pPr>
    </w:lvl>
    <w:lvl w:ilvl="5" w:tplc="D778CD9E">
      <w:start w:val="1"/>
      <w:numFmt w:val="lowerRoman"/>
      <w:lvlText w:val="%6."/>
      <w:lvlJc w:val="right"/>
      <w:pPr>
        <w:ind w:left="4320" w:hanging="180"/>
      </w:pPr>
    </w:lvl>
    <w:lvl w:ilvl="6" w:tplc="B9FEF8D0">
      <w:start w:val="1"/>
      <w:numFmt w:val="decimal"/>
      <w:lvlText w:val="%7."/>
      <w:lvlJc w:val="left"/>
      <w:pPr>
        <w:ind w:left="5040" w:hanging="360"/>
      </w:pPr>
    </w:lvl>
    <w:lvl w:ilvl="7" w:tplc="042438C0">
      <w:start w:val="1"/>
      <w:numFmt w:val="lowerLetter"/>
      <w:lvlText w:val="%8."/>
      <w:lvlJc w:val="left"/>
      <w:pPr>
        <w:ind w:left="5760" w:hanging="360"/>
      </w:pPr>
    </w:lvl>
    <w:lvl w:ilvl="8" w:tplc="ACEA036A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FA400D8"/>
    <w:multiLevelType w:val="hybridMultilevel"/>
    <w:tmpl w:val="14182682"/>
    <w:lvl w:ilvl="0" w:tplc="91C6EA4A">
      <w:start w:val="1"/>
      <w:numFmt w:val="decimal"/>
      <w:lvlText w:val="%1."/>
      <w:lvlJc w:val="left"/>
      <w:pPr>
        <w:ind w:left="720" w:hanging="360"/>
      </w:pPr>
    </w:lvl>
    <w:lvl w:ilvl="1" w:tplc="CA7CB21E">
      <w:start w:val="1"/>
      <w:numFmt w:val="lowerLetter"/>
      <w:lvlText w:val="%2."/>
      <w:lvlJc w:val="left"/>
      <w:pPr>
        <w:ind w:left="1440" w:hanging="360"/>
      </w:pPr>
    </w:lvl>
    <w:lvl w:ilvl="2" w:tplc="A8D81084">
      <w:start w:val="1"/>
      <w:numFmt w:val="lowerRoman"/>
      <w:lvlText w:val="%3."/>
      <w:lvlJc w:val="right"/>
      <w:pPr>
        <w:ind w:left="2160" w:hanging="180"/>
      </w:pPr>
    </w:lvl>
    <w:lvl w:ilvl="3" w:tplc="F6162A30">
      <w:start w:val="1"/>
      <w:numFmt w:val="decimal"/>
      <w:lvlText w:val="%4."/>
      <w:lvlJc w:val="left"/>
      <w:pPr>
        <w:ind w:left="2880" w:hanging="360"/>
      </w:pPr>
    </w:lvl>
    <w:lvl w:ilvl="4" w:tplc="C22A58EA">
      <w:start w:val="1"/>
      <w:numFmt w:val="lowerLetter"/>
      <w:lvlText w:val="%5."/>
      <w:lvlJc w:val="left"/>
      <w:pPr>
        <w:ind w:left="3600" w:hanging="360"/>
      </w:pPr>
    </w:lvl>
    <w:lvl w:ilvl="5" w:tplc="98F0D276">
      <w:start w:val="1"/>
      <w:numFmt w:val="lowerRoman"/>
      <w:lvlText w:val="%6."/>
      <w:lvlJc w:val="right"/>
      <w:pPr>
        <w:ind w:left="4320" w:hanging="180"/>
      </w:pPr>
    </w:lvl>
    <w:lvl w:ilvl="6" w:tplc="9B58277A">
      <w:start w:val="1"/>
      <w:numFmt w:val="decimal"/>
      <w:lvlText w:val="%7."/>
      <w:lvlJc w:val="left"/>
      <w:pPr>
        <w:ind w:left="5040" w:hanging="360"/>
      </w:pPr>
    </w:lvl>
    <w:lvl w:ilvl="7" w:tplc="D23E31BE">
      <w:start w:val="1"/>
      <w:numFmt w:val="lowerLetter"/>
      <w:lvlText w:val="%8."/>
      <w:lvlJc w:val="left"/>
      <w:pPr>
        <w:ind w:left="5760" w:hanging="360"/>
      </w:pPr>
    </w:lvl>
    <w:lvl w:ilvl="8" w:tplc="8CD2C01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14319CF"/>
    <w:multiLevelType w:val="multilevel"/>
    <w:tmpl w:val="8A88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38B26B"/>
    <w:multiLevelType w:val="hybridMultilevel"/>
    <w:tmpl w:val="94C4AAE6"/>
    <w:lvl w:ilvl="0" w:tplc="A4BA09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C89C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D5A28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0A35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BAA6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1035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BC406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A0C6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4663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441B8FD"/>
    <w:multiLevelType w:val="hybridMultilevel"/>
    <w:tmpl w:val="A76C43B0"/>
    <w:lvl w:ilvl="0" w:tplc="149E4E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F259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5AB6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B088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9846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9C18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1E01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4C39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B813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494F214"/>
    <w:multiLevelType w:val="hybridMultilevel"/>
    <w:tmpl w:val="37AAD232"/>
    <w:lvl w:ilvl="0" w:tplc="6840FC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8C40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D05F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C650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6064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9B8BD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2465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5666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BEA1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53C0247"/>
    <w:multiLevelType w:val="multilevel"/>
    <w:tmpl w:val="20EAF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85850E"/>
    <w:multiLevelType w:val="hybridMultilevel"/>
    <w:tmpl w:val="FFD672BC"/>
    <w:lvl w:ilvl="0" w:tplc="1CB49C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4E0F1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99ACD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D026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2458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32CE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2E63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366B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4057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EE32D8A"/>
    <w:multiLevelType w:val="hybridMultilevel"/>
    <w:tmpl w:val="EC50823C"/>
    <w:lvl w:ilvl="0" w:tplc="A5CAB8BC">
      <w:start w:val="1"/>
      <w:numFmt w:val="decimal"/>
      <w:lvlText w:val="%1."/>
      <w:lvlJc w:val="left"/>
      <w:pPr>
        <w:ind w:left="720" w:hanging="360"/>
      </w:pPr>
    </w:lvl>
    <w:lvl w:ilvl="1" w:tplc="90DCAA68">
      <w:start w:val="1"/>
      <w:numFmt w:val="lowerLetter"/>
      <w:lvlText w:val="%2."/>
      <w:lvlJc w:val="left"/>
      <w:pPr>
        <w:ind w:left="1440" w:hanging="360"/>
      </w:pPr>
    </w:lvl>
    <w:lvl w:ilvl="2" w:tplc="C9461A24">
      <w:start w:val="1"/>
      <w:numFmt w:val="lowerRoman"/>
      <w:lvlText w:val="%3."/>
      <w:lvlJc w:val="right"/>
      <w:pPr>
        <w:ind w:left="2160" w:hanging="180"/>
      </w:pPr>
    </w:lvl>
    <w:lvl w:ilvl="3" w:tplc="5246AB68">
      <w:start w:val="1"/>
      <w:numFmt w:val="decimal"/>
      <w:lvlText w:val="%4."/>
      <w:lvlJc w:val="left"/>
      <w:pPr>
        <w:ind w:left="2880" w:hanging="360"/>
      </w:pPr>
    </w:lvl>
    <w:lvl w:ilvl="4" w:tplc="4170C1DA">
      <w:start w:val="1"/>
      <w:numFmt w:val="lowerLetter"/>
      <w:lvlText w:val="%5."/>
      <w:lvlJc w:val="left"/>
      <w:pPr>
        <w:ind w:left="3600" w:hanging="360"/>
      </w:pPr>
    </w:lvl>
    <w:lvl w:ilvl="5" w:tplc="6DE09488">
      <w:start w:val="1"/>
      <w:numFmt w:val="lowerRoman"/>
      <w:lvlText w:val="%6."/>
      <w:lvlJc w:val="right"/>
      <w:pPr>
        <w:ind w:left="4320" w:hanging="180"/>
      </w:pPr>
    </w:lvl>
    <w:lvl w:ilvl="6" w:tplc="D0A01080">
      <w:start w:val="1"/>
      <w:numFmt w:val="decimal"/>
      <w:lvlText w:val="%7."/>
      <w:lvlJc w:val="left"/>
      <w:pPr>
        <w:ind w:left="5040" w:hanging="360"/>
      </w:pPr>
    </w:lvl>
    <w:lvl w:ilvl="7" w:tplc="7A822E8C">
      <w:start w:val="1"/>
      <w:numFmt w:val="lowerLetter"/>
      <w:lvlText w:val="%8."/>
      <w:lvlJc w:val="left"/>
      <w:pPr>
        <w:ind w:left="5760" w:hanging="360"/>
      </w:pPr>
    </w:lvl>
    <w:lvl w:ilvl="8" w:tplc="1B78551E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FD509EB"/>
    <w:multiLevelType w:val="multilevel"/>
    <w:tmpl w:val="7F4AC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358CE4"/>
    <w:multiLevelType w:val="hybridMultilevel"/>
    <w:tmpl w:val="C2363B56"/>
    <w:lvl w:ilvl="0" w:tplc="D3D07E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C24CD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18B9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24A2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820A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5302D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9432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AA83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28E1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20905F5"/>
    <w:multiLevelType w:val="multilevel"/>
    <w:tmpl w:val="88B61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2AF7EAE"/>
    <w:multiLevelType w:val="hybridMultilevel"/>
    <w:tmpl w:val="E79AAAAC"/>
    <w:lvl w:ilvl="0" w:tplc="2A98805E">
      <w:start w:val="1"/>
      <w:numFmt w:val="decimal"/>
      <w:lvlText w:val="%1."/>
      <w:lvlJc w:val="left"/>
      <w:pPr>
        <w:ind w:left="720" w:hanging="360"/>
      </w:pPr>
    </w:lvl>
    <w:lvl w:ilvl="1" w:tplc="1A103BF8">
      <w:start w:val="1"/>
      <w:numFmt w:val="lowerLetter"/>
      <w:lvlText w:val="%2."/>
      <w:lvlJc w:val="left"/>
      <w:pPr>
        <w:ind w:left="1440" w:hanging="360"/>
      </w:pPr>
    </w:lvl>
    <w:lvl w:ilvl="2" w:tplc="28721F4A">
      <w:start w:val="1"/>
      <w:numFmt w:val="lowerRoman"/>
      <w:lvlText w:val="%3."/>
      <w:lvlJc w:val="right"/>
      <w:pPr>
        <w:ind w:left="2160" w:hanging="180"/>
      </w:pPr>
    </w:lvl>
    <w:lvl w:ilvl="3" w:tplc="ADBA5952">
      <w:start w:val="1"/>
      <w:numFmt w:val="decimal"/>
      <w:lvlText w:val="%4."/>
      <w:lvlJc w:val="left"/>
      <w:pPr>
        <w:ind w:left="2880" w:hanging="360"/>
      </w:pPr>
    </w:lvl>
    <w:lvl w:ilvl="4" w:tplc="EFB454C6">
      <w:start w:val="1"/>
      <w:numFmt w:val="lowerLetter"/>
      <w:lvlText w:val="%5."/>
      <w:lvlJc w:val="left"/>
      <w:pPr>
        <w:ind w:left="3600" w:hanging="360"/>
      </w:pPr>
    </w:lvl>
    <w:lvl w:ilvl="5" w:tplc="AAC26B2A">
      <w:start w:val="1"/>
      <w:numFmt w:val="lowerRoman"/>
      <w:lvlText w:val="%6."/>
      <w:lvlJc w:val="right"/>
      <w:pPr>
        <w:ind w:left="4320" w:hanging="180"/>
      </w:pPr>
    </w:lvl>
    <w:lvl w:ilvl="6" w:tplc="C8A26AEC">
      <w:start w:val="1"/>
      <w:numFmt w:val="decimal"/>
      <w:lvlText w:val="%7."/>
      <w:lvlJc w:val="left"/>
      <w:pPr>
        <w:ind w:left="5040" w:hanging="360"/>
      </w:pPr>
    </w:lvl>
    <w:lvl w:ilvl="7" w:tplc="36C6B83E">
      <w:start w:val="1"/>
      <w:numFmt w:val="lowerLetter"/>
      <w:lvlText w:val="%8."/>
      <w:lvlJc w:val="left"/>
      <w:pPr>
        <w:ind w:left="5760" w:hanging="360"/>
      </w:pPr>
    </w:lvl>
    <w:lvl w:ilvl="8" w:tplc="CFB0178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37F93D"/>
    <w:multiLevelType w:val="hybridMultilevel"/>
    <w:tmpl w:val="BB1A5BA8"/>
    <w:lvl w:ilvl="0" w:tplc="9B3252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164F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E96D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08AF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4EC4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14BB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768E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7C16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FA0A6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5977577"/>
    <w:multiLevelType w:val="hybridMultilevel"/>
    <w:tmpl w:val="76342806"/>
    <w:lvl w:ilvl="0" w:tplc="B95A37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B4A4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BB2E1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6838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5A3B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36492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A5265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E674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3EB7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C687616"/>
    <w:multiLevelType w:val="hybridMultilevel"/>
    <w:tmpl w:val="C62AC0CE"/>
    <w:lvl w:ilvl="0" w:tplc="20E2E6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AD270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7FAEC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3E2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AC29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E8D0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1A9A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90A8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E829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6F0822"/>
    <w:multiLevelType w:val="multilevel"/>
    <w:tmpl w:val="3BEE8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25058D"/>
    <w:multiLevelType w:val="hybridMultilevel"/>
    <w:tmpl w:val="44CEF70C"/>
    <w:lvl w:ilvl="0" w:tplc="09D8F2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BE43B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6A23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2431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3EA4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8E7D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00BF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38AB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6C485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EFB2F3"/>
    <w:multiLevelType w:val="hybridMultilevel"/>
    <w:tmpl w:val="1E526FF6"/>
    <w:lvl w:ilvl="0" w:tplc="9C667550">
      <w:start w:val="1"/>
      <w:numFmt w:val="decimal"/>
      <w:lvlText w:val="%1."/>
      <w:lvlJc w:val="left"/>
      <w:pPr>
        <w:ind w:left="720" w:hanging="360"/>
      </w:pPr>
    </w:lvl>
    <w:lvl w:ilvl="1" w:tplc="F920C66C">
      <w:start w:val="1"/>
      <w:numFmt w:val="lowerLetter"/>
      <w:lvlText w:val="%2."/>
      <w:lvlJc w:val="left"/>
      <w:pPr>
        <w:ind w:left="1440" w:hanging="360"/>
      </w:pPr>
    </w:lvl>
    <w:lvl w:ilvl="2" w:tplc="D676224E">
      <w:start w:val="1"/>
      <w:numFmt w:val="lowerRoman"/>
      <w:lvlText w:val="%3."/>
      <w:lvlJc w:val="right"/>
      <w:pPr>
        <w:ind w:left="2160" w:hanging="180"/>
      </w:pPr>
    </w:lvl>
    <w:lvl w:ilvl="3" w:tplc="71C2AC5C">
      <w:start w:val="1"/>
      <w:numFmt w:val="decimal"/>
      <w:lvlText w:val="%4."/>
      <w:lvlJc w:val="left"/>
      <w:pPr>
        <w:ind w:left="2880" w:hanging="360"/>
      </w:pPr>
    </w:lvl>
    <w:lvl w:ilvl="4" w:tplc="C49083CE">
      <w:start w:val="1"/>
      <w:numFmt w:val="lowerLetter"/>
      <w:lvlText w:val="%5."/>
      <w:lvlJc w:val="left"/>
      <w:pPr>
        <w:ind w:left="3600" w:hanging="360"/>
      </w:pPr>
    </w:lvl>
    <w:lvl w:ilvl="5" w:tplc="D4BEFA26">
      <w:start w:val="1"/>
      <w:numFmt w:val="lowerRoman"/>
      <w:lvlText w:val="%6."/>
      <w:lvlJc w:val="right"/>
      <w:pPr>
        <w:ind w:left="4320" w:hanging="180"/>
      </w:pPr>
    </w:lvl>
    <w:lvl w:ilvl="6" w:tplc="117C0AE4">
      <w:start w:val="1"/>
      <w:numFmt w:val="decimal"/>
      <w:lvlText w:val="%7."/>
      <w:lvlJc w:val="left"/>
      <w:pPr>
        <w:ind w:left="5040" w:hanging="360"/>
      </w:pPr>
    </w:lvl>
    <w:lvl w:ilvl="7" w:tplc="2BE66204">
      <w:start w:val="1"/>
      <w:numFmt w:val="lowerLetter"/>
      <w:lvlText w:val="%8."/>
      <w:lvlJc w:val="left"/>
      <w:pPr>
        <w:ind w:left="5760" w:hanging="360"/>
      </w:pPr>
    </w:lvl>
    <w:lvl w:ilvl="8" w:tplc="ADAAE5A4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2FE77B3"/>
    <w:multiLevelType w:val="hybridMultilevel"/>
    <w:tmpl w:val="A6BCFB14"/>
    <w:lvl w:ilvl="0" w:tplc="E0FE07D0">
      <w:start w:val="1"/>
      <w:numFmt w:val="decimal"/>
      <w:lvlText w:val="%1."/>
      <w:lvlJc w:val="left"/>
      <w:pPr>
        <w:ind w:left="720" w:hanging="360"/>
      </w:pPr>
    </w:lvl>
    <w:lvl w:ilvl="1" w:tplc="FD6E1786">
      <w:start w:val="1"/>
      <w:numFmt w:val="lowerLetter"/>
      <w:lvlText w:val="%2."/>
      <w:lvlJc w:val="left"/>
      <w:pPr>
        <w:ind w:left="1440" w:hanging="360"/>
      </w:pPr>
    </w:lvl>
    <w:lvl w:ilvl="2" w:tplc="BEDEE7C0">
      <w:start w:val="1"/>
      <w:numFmt w:val="lowerRoman"/>
      <w:lvlText w:val="%3."/>
      <w:lvlJc w:val="right"/>
      <w:pPr>
        <w:ind w:left="2160" w:hanging="180"/>
      </w:pPr>
    </w:lvl>
    <w:lvl w:ilvl="3" w:tplc="3D24FF96">
      <w:start w:val="1"/>
      <w:numFmt w:val="decimal"/>
      <w:lvlText w:val="%4."/>
      <w:lvlJc w:val="left"/>
      <w:pPr>
        <w:ind w:left="2880" w:hanging="360"/>
      </w:pPr>
    </w:lvl>
    <w:lvl w:ilvl="4" w:tplc="BFA4769E">
      <w:start w:val="1"/>
      <w:numFmt w:val="lowerLetter"/>
      <w:lvlText w:val="%5."/>
      <w:lvlJc w:val="left"/>
      <w:pPr>
        <w:ind w:left="3600" w:hanging="360"/>
      </w:pPr>
    </w:lvl>
    <w:lvl w:ilvl="5" w:tplc="25F213F4">
      <w:start w:val="1"/>
      <w:numFmt w:val="lowerRoman"/>
      <w:lvlText w:val="%6."/>
      <w:lvlJc w:val="right"/>
      <w:pPr>
        <w:ind w:left="4320" w:hanging="180"/>
      </w:pPr>
    </w:lvl>
    <w:lvl w:ilvl="6" w:tplc="BCB60668">
      <w:start w:val="1"/>
      <w:numFmt w:val="decimal"/>
      <w:lvlText w:val="%7."/>
      <w:lvlJc w:val="left"/>
      <w:pPr>
        <w:ind w:left="5040" w:hanging="360"/>
      </w:pPr>
    </w:lvl>
    <w:lvl w:ilvl="7" w:tplc="2686270A">
      <w:start w:val="1"/>
      <w:numFmt w:val="lowerLetter"/>
      <w:lvlText w:val="%8."/>
      <w:lvlJc w:val="left"/>
      <w:pPr>
        <w:ind w:left="5760" w:hanging="360"/>
      </w:pPr>
    </w:lvl>
    <w:lvl w:ilvl="8" w:tplc="3392F630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3486F50"/>
    <w:multiLevelType w:val="multilevel"/>
    <w:tmpl w:val="40847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D5DBEC"/>
    <w:multiLevelType w:val="hybridMultilevel"/>
    <w:tmpl w:val="CA68B3DA"/>
    <w:lvl w:ilvl="0" w:tplc="62A263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5106B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6021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1613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F64C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4D671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4609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4251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F891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BB61780"/>
    <w:multiLevelType w:val="hybridMultilevel"/>
    <w:tmpl w:val="688AF2D6"/>
    <w:lvl w:ilvl="0" w:tplc="8C9812FC">
      <w:start w:val="1"/>
      <w:numFmt w:val="decimal"/>
      <w:lvlText w:val="%1."/>
      <w:lvlJc w:val="left"/>
      <w:pPr>
        <w:ind w:left="720" w:hanging="360"/>
      </w:pPr>
    </w:lvl>
    <w:lvl w:ilvl="1" w:tplc="BF7456FE">
      <w:start w:val="1"/>
      <w:numFmt w:val="lowerLetter"/>
      <w:lvlText w:val="%2."/>
      <w:lvlJc w:val="left"/>
      <w:pPr>
        <w:ind w:left="1440" w:hanging="360"/>
      </w:pPr>
    </w:lvl>
    <w:lvl w:ilvl="2" w:tplc="DEDEA616">
      <w:start w:val="1"/>
      <w:numFmt w:val="lowerRoman"/>
      <w:lvlText w:val="%3."/>
      <w:lvlJc w:val="right"/>
      <w:pPr>
        <w:ind w:left="2160" w:hanging="180"/>
      </w:pPr>
    </w:lvl>
    <w:lvl w:ilvl="3" w:tplc="32A433AC">
      <w:start w:val="1"/>
      <w:numFmt w:val="decimal"/>
      <w:lvlText w:val="%4."/>
      <w:lvlJc w:val="left"/>
      <w:pPr>
        <w:ind w:left="2880" w:hanging="360"/>
      </w:pPr>
    </w:lvl>
    <w:lvl w:ilvl="4" w:tplc="CDDE6228">
      <w:start w:val="1"/>
      <w:numFmt w:val="lowerLetter"/>
      <w:lvlText w:val="%5."/>
      <w:lvlJc w:val="left"/>
      <w:pPr>
        <w:ind w:left="3600" w:hanging="360"/>
      </w:pPr>
    </w:lvl>
    <w:lvl w:ilvl="5" w:tplc="FDDC9656">
      <w:start w:val="1"/>
      <w:numFmt w:val="lowerRoman"/>
      <w:lvlText w:val="%6."/>
      <w:lvlJc w:val="right"/>
      <w:pPr>
        <w:ind w:left="4320" w:hanging="180"/>
      </w:pPr>
    </w:lvl>
    <w:lvl w:ilvl="6" w:tplc="EC46E33A">
      <w:start w:val="1"/>
      <w:numFmt w:val="decimal"/>
      <w:lvlText w:val="%7."/>
      <w:lvlJc w:val="left"/>
      <w:pPr>
        <w:ind w:left="5040" w:hanging="360"/>
      </w:pPr>
    </w:lvl>
    <w:lvl w:ilvl="7" w:tplc="BB623E56">
      <w:start w:val="1"/>
      <w:numFmt w:val="lowerLetter"/>
      <w:lvlText w:val="%8."/>
      <w:lvlJc w:val="left"/>
      <w:pPr>
        <w:ind w:left="5760" w:hanging="360"/>
      </w:pPr>
    </w:lvl>
    <w:lvl w:ilvl="8" w:tplc="BD028CB4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C9FB807"/>
    <w:multiLevelType w:val="hybridMultilevel"/>
    <w:tmpl w:val="9B92ACCC"/>
    <w:lvl w:ilvl="0" w:tplc="A7482694">
      <w:start w:val="1"/>
      <w:numFmt w:val="decimal"/>
      <w:lvlText w:val="%1."/>
      <w:lvlJc w:val="left"/>
      <w:pPr>
        <w:ind w:left="720" w:hanging="360"/>
      </w:pPr>
    </w:lvl>
    <w:lvl w:ilvl="1" w:tplc="6ACA66AE">
      <w:start w:val="1"/>
      <w:numFmt w:val="lowerLetter"/>
      <w:lvlText w:val="%2."/>
      <w:lvlJc w:val="left"/>
      <w:pPr>
        <w:ind w:left="1440" w:hanging="360"/>
      </w:pPr>
    </w:lvl>
    <w:lvl w:ilvl="2" w:tplc="88C2DE7E">
      <w:start w:val="1"/>
      <w:numFmt w:val="lowerRoman"/>
      <w:lvlText w:val="%3."/>
      <w:lvlJc w:val="right"/>
      <w:pPr>
        <w:ind w:left="2160" w:hanging="180"/>
      </w:pPr>
    </w:lvl>
    <w:lvl w:ilvl="3" w:tplc="31609CD6">
      <w:start w:val="1"/>
      <w:numFmt w:val="decimal"/>
      <w:lvlText w:val="%4."/>
      <w:lvlJc w:val="left"/>
      <w:pPr>
        <w:ind w:left="2880" w:hanging="360"/>
      </w:pPr>
    </w:lvl>
    <w:lvl w:ilvl="4" w:tplc="2E7A4FA2">
      <w:start w:val="1"/>
      <w:numFmt w:val="lowerLetter"/>
      <w:lvlText w:val="%5."/>
      <w:lvlJc w:val="left"/>
      <w:pPr>
        <w:ind w:left="3600" w:hanging="360"/>
      </w:pPr>
    </w:lvl>
    <w:lvl w:ilvl="5" w:tplc="7F08D44A">
      <w:start w:val="1"/>
      <w:numFmt w:val="lowerRoman"/>
      <w:lvlText w:val="%6."/>
      <w:lvlJc w:val="right"/>
      <w:pPr>
        <w:ind w:left="4320" w:hanging="180"/>
      </w:pPr>
    </w:lvl>
    <w:lvl w:ilvl="6" w:tplc="913634F8">
      <w:start w:val="1"/>
      <w:numFmt w:val="decimal"/>
      <w:lvlText w:val="%7."/>
      <w:lvlJc w:val="left"/>
      <w:pPr>
        <w:ind w:left="5040" w:hanging="360"/>
      </w:pPr>
    </w:lvl>
    <w:lvl w:ilvl="7" w:tplc="92705BC4">
      <w:start w:val="1"/>
      <w:numFmt w:val="lowerLetter"/>
      <w:lvlText w:val="%8."/>
      <w:lvlJc w:val="left"/>
      <w:pPr>
        <w:ind w:left="5760" w:hanging="360"/>
      </w:pPr>
    </w:lvl>
    <w:lvl w:ilvl="8" w:tplc="DFFEBA70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CE5ECB8"/>
    <w:multiLevelType w:val="hybridMultilevel"/>
    <w:tmpl w:val="BDA282E8"/>
    <w:lvl w:ilvl="0" w:tplc="797E53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58E31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2036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0A2E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C83C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B285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C48A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F496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D40DE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DDC318F"/>
    <w:multiLevelType w:val="multilevel"/>
    <w:tmpl w:val="F94A2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5644718">
    <w:abstractNumId w:val="38"/>
  </w:num>
  <w:num w:numId="2" w16cid:durableId="1349677989">
    <w:abstractNumId w:val="27"/>
  </w:num>
  <w:num w:numId="3" w16cid:durableId="255748962">
    <w:abstractNumId w:val="0"/>
  </w:num>
  <w:num w:numId="4" w16cid:durableId="1529446375">
    <w:abstractNumId w:val="13"/>
  </w:num>
  <w:num w:numId="5" w16cid:durableId="1165442046">
    <w:abstractNumId w:val="32"/>
  </w:num>
  <w:num w:numId="6" w16cid:durableId="1547597701">
    <w:abstractNumId w:val="40"/>
  </w:num>
  <w:num w:numId="7" w16cid:durableId="708803647">
    <w:abstractNumId w:val="42"/>
  </w:num>
  <w:num w:numId="8" w16cid:durableId="1760371819">
    <w:abstractNumId w:val="14"/>
  </w:num>
  <w:num w:numId="9" w16cid:durableId="1593854882">
    <w:abstractNumId w:val="6"/>
  </w:num>
  <w:num w:numId="10" w16cid:durableId="1426923953">
    <w:abstractNumId w:val="37"/>
  </w:num>
  <w:num w:numId="11" w16cid:durableId="1469781674">
    <w:abstractNumId w:val="36"/>
  </w:num>
  <w:num w:numId="12" w16cid:durableId="799692823">
    <w:abstractNumId w:val="34"/>
  </w:num>
  <w:num w:numId="13" w16cid:durableId="792017893">
    <w:abstractNumId w:val="5"/>
  </w:num>
  <w:num w:numId="14" w16cid:durableId="1660033030">
    <w:abstractNumId w:val="24"/>
  </w:num>
  <w:num w:numId="15" w16cid:durableId="1268154182">
    <w:abstractNumId w:val="22"/>
  </w:num>
  <w:num w:numId="16" w16cid:durableId="1275285853">
    <w:abstractNumId w:val="7"/>
  </w:num>
  <w:num w:numId="17" w16cid:durableId="132719452">
    <w:abstractNumId w:val="19"/>
  </w:num>
  <w:num w:numId="18" w16cid:durableId="128793261">
    <w:abstractNumId w:val="12"/>
  </w:num>
  <w:num w:numId="19" w16cid:durableId="2514500">
    <w:abstractNumId w:val="17"/>
  </w:num>
  <w:num w:numId="20" w16cid:durableId="380060095">
    <w:abstractNumId w:val="41"/>
  </w:num>
  <w:num w:numId="21" w16cid:durableId="419254703">
    <w:abstractNumId w:val="33"/>
  </w:num>
  <w:num w:numId="22" w16cid:durableId="1951282217">
    <w:abstractNumId w:val="26"/>
  </w:num>
  <w:num w:numId="23" w16cid:durableId="179394378">
    <w:abstractNumId w:val="9"/>
  </w:num>
  <w:num w:numId="24" w16cid:durableId="831484779">
    <w:abstractNumId w:val="11"/>
  </w:num>
  <w:num w:numId="25" w16cid:durableId="91245313">
    <w:abstractNumId w:val="16"/>
  </w:num>
  <w:num w:numId="26" w16cid:durableId="703793685">
    <w:abstractNumId w:val="31"/>
  </w:num>
  <w:num w:numId="27" w16cid:durableId="1433435818">
    <w:abstractNumId w:val="23"/>
  </w:num>
  <w:num w:numId="28" w16cid:durableId="1577015174">
    <w:abstractNumId w:val="29"/>
  </w:num>
  <w:num w:numId="29" w16cid:durableId="808862126">
    <w:abstractNumId w:val="3"/>
  </w:num>
  <w:num w:numId="30" w16cid:durableId="1541358092">
    <w:abstractNumId w:val="2"/>
  </w:num>
  <w:num w:numId="31" w16cid:durableId="1702439254">
    <w:abstractNumId w:val="43"/>
  </w:num>
  <w:num w:numId="32" w16cid:durableId="1002900459">
    <w:abstractNumId w:val="10"/>
  </w:num>
  <w:num w:numId="33" w16cid:durableId="194972173">
    <w:abstractNumId w:val="18"/>
  </w:num>
  <w:num w:numId="34" w16cid:durableId="1645161169">
    <w:abstractNumId w:val="20"/>
  </w:num>
  <w:num w:numId="35" w16cid:durableId="723791719">
    <w:abstractNumId w:val="39"/>
  </w:num>
  <w:num w:numId="36" w16cid:durableId="899824878">
    <w:abstractNumId w:val="44"/>
  </w:num>
  <w:num w:numId="37" w16cid:durableId="1236627151">
    <w:abstractNumId w:val="28"/>
  </w:num>
  <w:num w:numId="38" w16cid:durableId="563373297">
    <w:abstractNumId w:val="30"/>
  </w:num>
  <w:num w:numId="39" w16cid:durableId="212348707">
    <w:abstractNumId w:val="25"/>
  </w:num>
  <w:num w:numId="40" w16cid:durableId="1461607815">
    <w:abstractNumId w:val="8"/>
  </w:num>
  <w:num w:numId="41" w16cid:durableId="305858286">
    <w:abstractNumId w:val="21"/>
  </w:num>
  <w:num w:numId="42" w16cid:durableId="400107575">
    <w:abstractNumId w:val="4"/>
  </w:num>
  <w:num w:numId="43" w16cid:durableId="632172557">
    <w:abstractNumId w:val="1"/>
  </w:num>
  <w:num w:numId="44" w16cid:durableId="954286820">
    <w:abstractNumId w:val="15"/>
  </w:num>
  <w:num w:numId="45" w16cid:durableId="1180122951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8FA01E9"/>
    <w:rsid w:val="00001FC1"/>
    <w:rsid w:val="000059A6"/>
    <w:rsid w:val="0001387B"/>
    <w:rsid w:val="00014559"/>
    <w:rsid w:val="000155D4"/>
    <w:rsid w:val="00016E89"/>
    <w:rsid w:val="00017A21"/>
    <w:rsid w:val="000218AC"/>
    <w:rsid w:val="000238A5"/>
    <w:rsid w:val="0002562F"/>
    <w:rsid w:val="00025C18"/>
    <w:rsid w:val="00026742"/>
    <w:rsid w:val="00026E05"/>
    <w:rsid w:val="000313F1"/>
    <w:rsid w:val="0003194C"/>
    <w:rsid w:val="00034067"/>
    <w:rsid w:val="00034077"/>
    <w:rsid w:val="00034BF5"/>
    <w:rsid w:val="00040F8C"/>
    <w:rsid w:val="00041722"/>
    <w:rsid w:val="00044045"/>
    <w:rsid w:val="00044BD8"/>
    <w:rsid w:val="0004648E"/>
    <w:rsid w:val="0005036E"/>
    <w:rsid w:val="00062F1D"/>
    <w:rsid w:val="00063678"/>
    <w:rsid w:val="00064186"/>
    <w:rsid w:val="000641D2"/>
    <w:rsid w:val="00064E24"/>
    <w:rsid w:val="0007106E"/>
    <w:rsid w:val="00072BED"/>
    <w:rsid w:val="00075C0A"/>
    <w:rsid w:val="000811E6"/>
    <w:rsid w:val="000859ED"/>
    <w:rsid w:val="00085DEE"/>
    <w:rsid w:val="0008696C"/>
    <w:rsid w:val="000909E6"/>
    <w:rsid w:val="000A0554"/>
    <w:rsid w:val="000A0F72"/>
    <w:rsid w:val="000A1346"/>
    <w:rsid w:val="000A142A"/>
    <w:rsid w:val="000A5DAF"/>
    <w:rsid w:val="000A680E"/>
    <w:rsid w:val="000B11EF"/>
    <w:rsid w:val="000B2F76"/>
    <w:rsid w:val="000B51C5"/>
    <w:rsid w:val="000B55F9"/>
    <w:rsid w:val="000C010B"/>
    <w:rsid w:val="000C0163"/>
    <w:rsid w:val="000C2269"/>
    <w:rsid w:val="000C3FAF"/>
    <w:rsid w:val="000C3FE7"/>
    <w:rsid w:val="000C7C3D"/>
    <w:rsid w:val="000D0714"/>
    <w:rsid w:val="000D5C59"/>
    <w:rsid w:val="000D5E79"/>
    <w:rsid w:val="000E0C24"/>
    <w:rsid w:val="000E1F81"/>
    <w:rsid w:val="000E25F6"/>
    <w:rsid w:val="000E37AC"/>
    <w:rsid w:val="000E5C71"/>
    <w:rsid w:val="000F02F5"/>
    <w:rsid w:val="000F0D86"/>
    <w:rsid w:val="000F1393"/>
    <w:rsid w:val="000F1647"/>
    <w:rsid w:val="000F33E8"/>
    <w:rsid w:val="000F6D35"/>
    <w:rsid w:val="001003C3"/>
    <w:rsid w:val="001006EC"/>
    <w:rsid w:val="0010231F"/>
    <w:rsid w:val="00104FB1"/>
    <w:rsid w:val="00107061"/>
    <w:rsid w:val="001078EF"/>
    <w:rsid w:val="001120B1"/>
    <w:rsid w:val="00113B7B"/>
    <w:rsid w:val="00122C81"/>
    <w:rsid w:val="00122F37"/>
    <w:rsid w:val="00123BCD"/>
    <w:rsid w:val="0012447C"/>
    <w:rsid w:val="00124A98"/>
    <w:rsid w:val="00127B03"/>
    <w:rsid w:val="00131A48"/>
    <w:rsid w:val="00135976"/>
    <w:rsid w:val="0013652C"/>
    <w:rsid w:val="00137F79"/>
    <w:rsid w:val="00141079"/>
    <w:rsid w:val="001411D3"/>
    <w:rsid w:val="001412BB"/>
    <w:rsid w:val="001415DE"/>
    <w:rsid w:val="00142BAE"/>
    <w:rsid w:val="00144576"/>
    <w:rsid w:val="00147810"/>
    <w:rsid w:val="00150918"/>
    <w:rsid w:val="00151F20"/>
    <w:rsid w:val="00154982"/>
    <w:rsid w:val="0015634C"/>
    <w:rsid w:val="00156AF6"/>
    <w:rsid w:val="00157A59"/>
    <w:rsid w:val="00157F74"/>
    <w:rsid w:val="00160DD1"/>
    <w:rsid w:val="00160E83"/>
    <w:rsid w:val="00163BC9"/>
    <w:rsid w:val="001664F3"/>
    <w:rsid w:val="00167F26"/>
    <w:rsid w:val="00170CDE"/>
    <w:rsid w:val="00171EA2"/>
    <w:rsid w:val="001803CE"/>
    <w:rsid w:val="001806C7"/>
    <w:rsid w:val="00181B17"/>
    <w:rsid w:val="00181B26"/>
    <w:rsid w:val="00187DA2"/>
    <w:rsid w:val="00187E83"/>
    <w:rsid w:val="00192030"/>
    <w:rsid w:val="00192900"/>
    <w:rsid w:val="00193560"/>
    <w:rsid w:val="00196BDC"/>
    <w:rsid w:val="00196FDA"/>
    <w:rsid w:val="001A27B2"/>
    <w:rsid w:val="001A4DD1"/>
    <w:rsid w:val="001A5021"/>
    <w:rsid w:val="001A747E"/>
    <w:rsid w:val="001B0458"/>
    <w:rsid w:val="001B0E99"/>
    <w:rsid w:val="001B3DD0"/>
    <w:rsid w:val="001B4206"/>
    <w:rsid w:val="001B6FBB"/>
    <w:rsid w:val="001B7DC3"/>
    <w:rsid w:val="001C1FCA"/>
    <w:rsid w:val="001C2BD3"/>
    <w:rsid w:val="001D1284"/>
    <w:rsid w:val="001D29EB"/>
    <w:rsid w:val="001D59E4"/>
    <w:rsid w:val="001D6E08"/>
    <w:rsid w:val="001E40A1"/>
    <w:rsid w:val="001E465C"/>
    <w:rsid w:val="001E4D57"/>
    <w:rsid w:val="001E5746"/>
    <w:rsid w:val="001E5D52"/>
    <w:rsid w:val="001F03AA"/>
    <w:rsid w:val="001F1138"/>
    <w:rsid w:val="001F2031"/>
    <w:rsid w:val="001F5862"/>
    <w:rsid w:val="001F5EE8"/>
    <w:rsid w:val="001F7021"/>
    <w:rsid w:val="001F7E5F"/>
    <w:rsid w:val="001F7EC9"/>
    <w:rsid w:val="00201648"/>
    <w:rsid w:val="0020196F"/>
    <w:rsid w:val="002033BB"/>
    <w:rsid w:val="002037D1"/>
    <w:rsid w:val="00203EAD"/>
    <w:rsid w:val="002057B4"/>
    <w:rsid w:val="0021478C"/>
    <w:rsid w:val="00216489"/>
    <w:rsid w:val="002176D3"/>
    <w:rsid w:val="00220C92"/>
    <w:rsid w:val="002217E2"/>
    <w:rsid w:val="00221B5C"/>
    <w:rsid w:val="00222728"/>
    <w:rsid w:val="00222BC9"/>
    <w:rsid w:val="002300EA"/>
    <w:rsid w:val="0023018E"/>
    <w:rsid w:val="00230882"/>
    <w:rsid w:val="0023240D"/>
    <w:rsid w:val="0023312B"/>
    <w:rsid w:val="00240F2F"/>
    <w:rsid w:val="00243616"/>
    <w:rsid w:val="00244021"/>
    <w:rsid w:val="00255D06"/>
    <w:rsid w:val="002564D2"/>
    <w:rsid w:val="0026428A"/>
    <w:rsid w:val="00270C71"/>
    <w:rsid w:val="002757BD"/>
    <w:rsid w:val="00275C6A"/>
    <w:rsid w:val="002769FE"/>
    <w:rsid w:val="00280696"/>
    <w:rsid w:val="002828AB"/>
    <w:rsid w:val="00283A4F"/>
    <w:rsid w:val="002928F9"/>
    <w:rsid w:val="0029353B"/>
    <w:rsid w:val="00294178"/>
    <w:rsid w:val="00297BBA"/>
    <w:rsid w:val="002A3AAE"/>
    <w:rsid w:val="002B1398"/>
    <w:rsid w:val="002B28AB"/>
    <w:rsid w:val="002B2FFE"/>
    <w:rsid w:val="002B5DA2"/>
    <w:rsid w:val="002B5F57"/>
    <w:rsid w:val="002B69B9"/>
    <w:rsid w:val="002B7CDB"/>
    <w:rsid w:val="002C0F22"/>
    <w:rsid w:val="002C1CE1"/>
    <w:rsid w:val="002C1DD2"/>
    <w:rsid w:val="002C218A"/>
    <w:rsid w:val="002C2C1F"/>
    <w:rsid w:val="002C379B"/>
    <w:rsid w:val="002D0354"/>
    <w:rsid w:val="002D2DC6"/>
    <w:rsid w:val="002D76D9"/>
    <w:rsid w:val="002E0941"/>
    <w:rsid w:val="002F618C"/>
    <w:rsid w:val="00300439"/>
    <w:rsid w:val="003008DE"/>
    <w:rsid w:val="00301B8F"/>
    <w:rsid w:val="0030297A"/>
    <w:rsid w:val="00306372"/>
    <w:rsid w:val="00310BA2"/>
    <w:rsid w:val="003145C2"/>
    <w:rsid w:val="00316A5A"/>
    <w:rsid w:val="003201D2"/>
    <w:rsid w:val="00321739"/>
    <w:rsid w:val="00321924"/>
    <w:rsid w:val="00324BF2"/>
    <w:rsid w:val="0032530A"/>
    <w:rsid w:val="00326358"/>
    <w:rsid w:val="00326635"/>
    <w:rsid w:val="0033272A"/>
    <w:rsid w:val="00333DD3"/>
    <w:rsid w:val="00334F1A"/>
    <w:rsid w:val="00337CC6"/>
    <w:rsid w:val="003406A4"/>
    <w:rsid w:val="003406BE"/>
    <w:rsid w:val="003408CA"/>
    <w:rsid w:val="00340CFA"/>
    <w:rsid w:val="003442F3"/>
    <w:rsid w:val="003457FF"/>
    <w:rsid w:val="003464F4"/>
    <w:rsid w:val="003537DB"/>
    <w:rsid w:val="00355A81"/>
    <w:rsid w:val="00355E45"/>
    <w:rsid w:val="00356385"/>
    <w:rsid w:val="00357929"/>
    <w:rsid w:val="00357CE0"/>
    <w:rsid w:val="00363C23"/>
    <w:rsid w:val="00364486"/>
    <w:rsid w:val="00364968"/>
    <w:rsid w:val="00364ADE"/>
    <w:rsid w:val="0036525B"/>
    <w:rsid w:val="003655D2"/>
    <w:rsid w:val="003670DD"/>
    <w:rsid w:val="00367D8C"/>
    <w:rsid w:val="0037053F"/>
    <w:rsid w:val="0037548F"/>
    <w:rsid w:val="0037635B"/>
    <w:rsid w:val="00376C45"/>
    <w:rsid w:val="00381A6A"/>
    <w:rsid w:val="00381C19"/>
    <w:rsid w:val="00382859"/>
    <w:rsid w:val="00383ABE"/>
    <w:rsid w:val="00384123"/>
    <w:rsid w:val="00384F25"/>
    <w:rsid w:val="0039006F"/>
    <w:rsid w:val="00392CD7"/>
    <w:rsid w:val="003A3D76"/>
    <w:rsid w:val="003A401F"/>
    <w:rsid w:val="003B1C49"/>
    <w:rsid w:val="003B2749"/>
    <w:rsid w:val="003B3085"/>
    <w:rsid w:val="003B4429"/>
    <w:rsid w:val="003C03FF"/>
    <w:rsid w:val="003C09DB"/>
    <w:rsid w:val="003C1B22"/>
    <w:rsid w:val="003C7066"/>
    <w:rsid w:val="003D12A0"/>
    <w:rsid w:val="003D1729"/>
    <w:rsid w:val="003D3794"/>
    <w:rsid w:val="003D3ACC"/>
    <w:rsid w:val="003D47F3"/>
    <w:rsid w:val="003D77C2"/>
    <w:rsid w:val="003E07D4"/>
    <w:rsid w:val="003E0832"/>
    <w:rsid w:val="003E0D36"/>
    <w:rsid w:val="003E2567"/>
    <w:rsid w:val="003E2FB9"/>
    <w:rsid w:val="003E4EEA"/>
    <w:rsid w:val="003E6587"/>
    <w:rsid w:val="003F3D35"/>
    <w:rsid w:val="003F4D62"/>
    <w:rsid w:val="003F65B0"/>
    <w:rsid w:val="003F7165"/>
    <w:rsid w:val="004065AF"/>
    <w:rsid w:val="004118C1"/>
    <w:rsid w:val="00413960"/>
    <w:rsid w:val="00414798"/>
    <w:rsid w:val="004148AD"/>
    <w:rsid w:val="00415718"/>
    <w:rsid w:val="00424AA7"/>
    <w:rsid w:val="00425114"/>
    <w:rsid w:val="00426037"/>
    <w:rsid w:val="00433683"/>
    <w:rsid w:val="00441B88"/>
    <w:rsid w:val="00443476"/>
    <w:rsid w:val="0044351C"/>
    <w:rsid w:val="0044687E"/>
    <w:rsid w:val="00447E5E"/>
    <w:rsid w:val="00447F61"/>
    <w:rsid w:val="0045028D"/>
    <w:rsid w:val="0045187E"/>
    <w:rsid w:val="00452D7B"/>
    <w:rsid w:val="004545F0"/>
    <w:rsid w:val="004560A5"/>
    <w:rsid w:val="00461D9B"/>
    <w:rsid w:val="00464DC9"/>
    <w:rsid w:val="00472882"/>
    <w:rsid w:val="00475CD9"/>
    <w:rsid w:val="00476210"/>
    <w:rsid w:val="0047660D"/>
    <w:rsid w:val="004819C3"/>
    <w:rsid w:val="004819DE"/>
    <w:rsid w:val="0048215E"/>
    <w:rsid w:val="00486714"/>
    <w:rsid w:val="00487C48"/>
    <w:rsid w:val="00490BBD"/>
    <w:rsid w:val="004A113E"/>
    <w:rsid w:val="004A64A6"/>
    <w:rsid w:val="004A6731"/>
    <w:rsid w:val="004B0B91"/>
    <w:rsid w:val="004B2633"/>
    <w:rsid w:val="004B5FC5"/>
    <w:rsid w:val="004C19C5"/>
    <w:rsid w:val="004C3BFD"/>
    <w:rsid w:val="004C555F"/>
    <w:rsid w:val="004E0672"/>
    <w:rsid w:val="004E0D0D"/>
    <w:rsid w:val="004E239D"/>
    <w:rsid w:val="004E388E"/>
    <w:rsid w:val="004E6368"/>
    <w:rsid w:val="004E6650"/>
    <w:rsid w:val="004E7E44"/>
    <w:rsid w:val="004F215E"/>
    <w:rsid w:val="004F5032"/>
    <w:rsid w:val="00500424"/>
    <w:rsid w:val="00502E66"/>
    <w:rsid w:val="00504D3A"/>
    <w:rsid w:val="005075CB"/>
    <w:rsid w:val="00511AA4"/>
    <w:rsid w:val="00513FBE"/>
    <w:rsid w:val="00515D15"/>
    <w:rsid w:val="005163DB"/>
    <w:rsid w:val="005170F1"/>
    <w:rsid w:val="005172D5"/>
    <w:rsid w:val="00520F23"/>
    <w:rsid w:val="00522799"/>
    <w:rsid w:val="005234DD"/>
    <w:rsid w:val="005236D2"/>
    <w:rsid w:val="00526ED8"/>
    <w:rsid w:val="00531FA6"/>
    <w:rsid w:val="005343E5"/>
    <w:rsid w:val="0053506E"/>
    <w:rsid w:val="005356D8"/>
    <w:rsid w:val="00541259"/>
    <w:rsid w:val="00544F5F"/>
    <w:rsid w:val="0054546D"/>
    <w:rsid w:val="0054679C"/>
    <w:rsid w:val="005516B8"/>
    <w:rsid w:val="00557801"/>
    <w:rsid w:val="0056150F"/>
    <w:rsid w:val="005638A9"/>
    <w:rsid w:val="00570578"/>
    <w:rsid w:val="00571272"/>
    <w:rsid w:val="0057290C"/>
    <w:rsid w:val="005736CC"/>
    <w:rsid w:val="005737C3"/>
    <w:rsid w:val="005753E9"/>
    <w:rsid w:val="00577CD8"/>
    <w:rsid w:val="00582E23"/>
    <w:rsid w:val="00584567"/>
    <w:rsid w:val="005849B8"/>
    <w:rsid w:val="00585BD1"/>
    <w:rsid w:val="00587598"/>
    <w:rsid w:val="00590291"/>
    <w:rsid w:val="005906FE"/>
    <w:rsid w:val="005A2A96"/>
    <w:rsid w:val="005A2E6C"/>
    <w:rsid w:val="005A643E"/>
    <w:rsid w:val="005A6841"/>
    <w:rsid w:val="005B1E6C"/>
    <w:rsid w:val="005B23A2"/>
    <w:rsid w:val="005B508A"/>
    <w:rsid w:val="005D4247"/>
    <w:rsid w:val="005D4B9E"/>
    <w:rsid w:val="005D5A7E"/>
    <w:rsid w:val="005D65C2"/>
    <w:rsid w:val="005E144E"/>
    <w:rsid w:val="005E1939"/>
    <w:rsid w:val="005E5707"/>
    <w:rsid w:val="005F03CB"/>
    <w:rsid w:val="00600B61"/>
    <w:rsid w:val="006075E5"/>
    <w:rsid w:val="0061208C"/>
    <w:rsid w:val="00612900"/>
    <w:rsid w:val="00614E86"/>
    <w:rsid w:val="006153AF"/>
    <w:rsid w:val="00615C66"/>
    <w:rsid w:val="00616A1D"/>
    <w:rsid w:val="00620A4B"/>
    <w:rsid w:val="006225B0"/>
    <w:rsid w:val="00624EED"/>
    <w:rsid w:val="00624F8D"/>
    <w:rsid w:val="00633786"/>
    <w:rsid w:val="00634BA9"/>
    <w:rsid w:val="00635150"/>
    <w:rsid w:val="006368E7"/>
    <w:rsid w:val="006376D3"/>
    <w:rsid w:val="00640F29"/>
    <w:rsid w:val="00645B48"/>
    <w:rsid w:val="00645E75"/>
    <w:rsid w:val="0065135F"/>
    <w:rsid w:val="00654DC2"/>
    <w:rsid w:val="0065578A"/>
    <w:rsid w:val="00660464"/>
    <w:rsid w:val="00664645"/>
    <w:rsid w:val="006667B6"/>
    <w:rsid w:val="00667CA2"/>
    <w:rsid w:val="00667F90"/>
    <w:rsid w:val="00671188"/>
    <w:rsid w:val="00672AC0"/>
    <w:rsid w:val="00676C51"/>
    <w:rsid w:val="006821E4"/>
    <w:rsid w:val="00687C8A"/>
    <w:rsid w:val="00691F03"/>
    <w:rsid w:val="00696CEB"/>
    <w:rsid w:val="0069703E"/>
    <w:rsid w:val="006A460D"/>
    <w:rsid w:val="006A462C"/>
    <w:rsid w:val="006A62BE"/>
    <w:rsid w:val="006A6B25"/>
    <w:rsid w:val="006B0E10"/>
    <w:rsid w:val="006B116A"/>
    <w:rsid w:val="006B21B1"/>
    <w:rsid w:val="006B3AA1"/>
    <w:rsid w:val="006B3FD3"/>
    <w:rsid w:val="006C02D8"/>
    <w:rsid w:val="006C4B07"/>
    <w:rsid w:val="006D137E"/>
    <w:rsid w:val="006D2C98"/>
    <w:rsid w:val="006D7C86"/>
    <w:rsid w:val="006E04D8"/>
    <w:rsid w:val="006E07C3"/>
    <w:rsid w:val="006E115B"/>
    <w:rsid w:val="006E1449"/>
    <w:rsid w:val="006E1F33"/>
    <w:rsid w:val="006E2940"/>
    <w:rsid w:val="006E2FD1"/>
    <w:rsid w:val="006E460B"/>
    <w:rsid w:val="006F1BC9"/>
    <w:rsid w:val="006F1E2F"/>
    <w:rsid w:val="006F34D8"/>
    <w:rsid w:val="006F3624"/>
    <w:rsid w:val="006F483D"/>
    <w:rsid w:val="006F6808"/>
    <w:rsid w:val="006F7EA5"/>
    <w:rsid w:val="00700E09"/>
    <w:rsid w:val="00702478"/>
    <w:rsid w:val="00703728"/>
    <w:rsid w:val="00703A77"/>
    <w:rsid w:val="00703AC1"/>
    <w:rsid w:val="00703D79"/>
    <w:rsid w:val="00703D92"/>
    <w:rsid w:val="007070FB"/>
    <w:rsid w:val="00712DED"/>
    <w:rsid w:val="007133BD"/>
    <w:rsid w:val="007158ED"/>
    <w:rsid w:val="00716193"/>
    <w:rsid w:val="00717360"/>
    <w:rsid w:val="00721325"/>
    <w:rsid w:val="00724770"/>
    <w:rsid w:val="00725239"/>
    <w:rsid w:val="00730BD1"/>
    <w:rsid w:val="0073389B"/>
    <w:rsid w:val="007352B6"/>
    <w:rsid w:val="00737012"/>
    <w:rsid w:val="00744423"/>
    <w:rsid w:val="007449C1"/>
    <w:rsid w:val="00744A74"/>
    <w:rsid w:val="00745F62"/>
    <w:rsid w:val="00746B71"/>
    <w:rsid w:val="007506D9"/>
    <w:rsid w:val="007549F8"/>
    <w:rsid w:val="007578F0"/>
    <w:rsid w:val="00761472"/>
    <w:rsid w:val="00764E73"/>
    <w:rsid w:val="00765C95"/>
    <w:rsid w:val="0077107A"/>
    <w:rsid w:val="007718FB"/>
    <w:rsid w:val="00774164"/>
    <w:rsid w:val="00777DF6"/>
    <w:rsid w:val="00782EF3"/>
    <w:rsid w:val="0078435A"/>
    <w:rsid w:val="007872CC"/>
    <w:rsid w:val="007924EF"/>
    <w:rsid w:val="007A37C6"/>
    <w:rsid w:val="007A4FDF"/>
    <w:rsid w:val="007A5BCC"/>
    <w:rsid w:val="007A6535"/>
    <w:rsid w:val="007A7D86"/>
    <w:rsid w:val="007B0923"/>
    <w:rsid w:val="007B0E31"/>
    <w:rsid w:val="007C00CD"/>
    <w:rsid w:val="007C2D71"/>
    <w:rsid w:val="007C39E8"/>
    <w:rsid w:val="007D2A98"/>
    <w:rsid w:val="007D3DAB"/>
    <w:rsid w:val="007D4457"/>
    <w:rsid w:val="007D760B"/>
    <w:rsid w:val="007E2BC8"/>
    <w:rsid w:val="007E5398"/>
    <w:rsid w:val="007E66E7"/>
    <w:rsid w:val="007E79E1"/>
    <w:rsid w:val="007E7D57"/>
    <w:rsid w:val="007F1A25"/>
    <w:rsid w:val="007F5C00"/>
    <w:rsid w:val="00800AEE"/>
    <w:rsid w:val="008103D5"/>
    <w:rsid w:val="00811BA8"/>
    <w:rsid w:val="0081240C"/>
    <w:rsid w:val="00812B78"/>
    <w:rsid w:val="00813C3D"/>
    <w:rsid w:val="00816F15"/>
    <w:rsid w:val="00820FCE"/>
    <w:rsid w:val="0082296D"/>
    <w:rsid w:val="0082531C"/>
    <w:rsid w:val="00825B4E"/>
    <w:rsid w:val="008269BA"/>
    <w:rsid w:val="008317B6"/>
    <w:rsid w:val="00832A5B"/>
    <w:rsid w:val="008334C3"/>
    <w:rsid w:val="00836C31"/>
    <w:rsid w:val="00840C9B"/>
    <w:rsid w:val="00841236"/>
    <w:rsid w:val="00843ACF"/>
    <w:rsid w:val="00850E49"/>
    <w:rsid w:val="00851A94"/>
    <w:rsid w:val="008520AE"/>
    <w:rsid w:val="00854A73"/>
    <w:rsid w:val="0085661E"/>
    <w:rsid w:val="008621DB"/>
    <w:rsid w:val="00862446"/>
    <w:rsid w:val="00874352"/>
    <w:rsid w:val="00874F9A"/>
    <w:rsid w:val="00876B5D"/>
    <w:rsid w:val="008775F6"/>
    <w:rsid w:val="00882200"/>
    <w:rsid w:val="0088282C"/>
    <w:rsid w:val="00883EFD"/>
    <w:rsid w:val="0088514F"/>
    <w:rsid w:val="008871B5"/>
    <w:rsid w:val="008924FF"/>
    <w:rsid w:val="0089256C"/>
    <w:rsid w:val="00893387"/>
    <w:rsid w:val="0089413A"/>
    <w:rsid w:val="00895DA3"/>
    <w:rsid w:val="008A09EA"/>
    <w:rsid w:val="008A15FA"/>
    <w:rsid w:val="008A17B3"/>
    <w:rsid w:val="008A1AF7"/>
    <w:rsid w:val="008A25D2"/>
    <w:rsid w:val="008A2C0D"/>
    <w:rsid w:val="008A5CA4"/>
    <w:rsid w:val="008A75E9"/>
    <w:rsid w:val="008B0666"/>
    <w:rsid w:val="008B2D23"/>
    <w:rsid w:val="008B40A2"/>
    <w:rsid w:val="008B6008"/>
    <w:rsid w:val="008B62D5"/>
    <w:rsid w:val="008B782A"/>
    <w:rsid w:val="008C12D5"/>
    <w:rsid w:val="008C31D8"/>
    <w:rsid w:val="008C3839"/>
    <w:rsid w:val="008C3B2C"/>
    <w:rsid w:val="008C62BE"/>
    <w:rsid w:val="008C66E3"/>
    <w:rsid w:val="008C75CA"/>
    <w:rsid w:val="008D33AD"/>
    <w:rsid w:val="008D488F"/>
    <w:rsid w:val="008E105C"/>
    <w:rsid w:val="008E3130"/>
    <w:rsid w:val="008E6939"/>
    <w:rsid w:val="008E7D83"/>
    <w:rsid w:val="008F0991"/>
    <w:rsid w:val="008F2C58"/>
    <w:rsid w:val="008F465E"/>
    <w:rsid w:val="008F5FE0"/>
    <w:rsid w:val="008F71B9"/>
    <w:rsid w:val="008F7519"/>
    <w:rsid w:val="009001E2"/>
    <w:rsid w:val="00901FF0"/>
    <w:rsid w:val="00903EAF"/>
    <w:rsid w:val="009053B7"/>
    <w:rsid w:val="009104E1"/>
    <w:rsid w:val="0091278D"/>
    <w:rsid w:val="00913E26"/>
    <w:rsid w:val="00921217"/>
    <w:rsid w:val="0092165F"/>
    <w:rsid w:val="00921694"/>
    <w:rsid w:val="00923093"/>
    <w:rsid w:val="0092412F"/>
    <w:rsid w:val="009320CF"/>
    <w:rsid w:val="00934063"/>
    <w:rsid w:val="0093500E"/>
    <w:rsid w:val="00936266"/>
    <w:rsid w:val="00937387"/>
    <w:rsid w:val="009434A3"/>
    <w:rsid w:val="00945396"/>
    <w:rsid w:val="009463F8"/>
    <w:rsid w:val="00950F5C"/>
    <w:rsid w:val="00964DCB"/>
    <w:rsid w:val="00965187"/>
    <w:rsid w:val="00965386"/>
    <w:rsid w:val="009654A1"/>
    <w:rsid w:val="009658F7"/>
    <w:rsid w:val="00970599"/>
    <w:rsid w:val="0097215A"/>
    <w:rsid w:val="00972FF1"/>
    <w:rsid w:val="0097631C"/>
    <w:rsid w:val="009777AF"/>
    <w:rsid w:val="009812E6"/>
    <w:rsid w:val="00982455"/>
    <w:rsid w:val="00982456"/>
    <w:rsid w:val="00987630"/>
    <w:rsid w:val="00995057"/>
    <w:rsid w:val="00995493"/>
    <w:rsid w:val="009A0C77"/>
    <w:rsid w:val="009A1363"/>
    <w:rsid w:val="009A3CC6"/>
    <w:rsid w:val="009A5253"/>
    <w:rsid w:val="009A693B"/>
    <w:rsid w:val="009A7A12"/>
    <w:rsid w:val="009A7B26"/>
    <w:rsid w:val="009B056D"/>
    <w:rsid w:val="009B19B4"/>
    <w:rsid w:val="009B57A5"/>
    <w:rsid w:val="009B5F36"/>
    <w:rsid w:val="009C1FB6"/>
    <w:rsid w:val="009C2AC4"/>
    <w:rsid w:val="009C2DC9"/>
    <w:rsid w:val="009C3D0D"/>
    <w:rsid w:val="009C7A24"/>
    <w:rsid w:val="009D342B"/>
    <w:rsid w:val="009D3F99"/>
    <w:rsid w:val="009D4B4E"/>
    <w:rsid w:val="009E55E7"/>
    <w:rsid w:val="009E6E86"/>
    <w:rsid w:val="009F2518"/>
    <w:rsid w:val="00A111BC"/>
    <w:rsid w:val="00A1370F"/>
    <w:rsid w:val="00A16184"/>
    <w:rsid w:val="00A17AA1"/>
    <w:rsid w:val="00A210CB"/>
    <w:rsid w:val="00A228FE"/>
    <w:rsid w:val="00A237AA"/>
    <w:rsid w:val="00A35F0B"/>
    <w:rsid w:val="00A40385"/>
    <w:rsid w:val="00A40799"/>
    <w:rsid w:val="00A40F73"/>
    <w:rsid w:val="00A44A95"/>
    <w:rsid w:val="00A455B5"/>
    <w:rsid w:val="00A466D1"/>
    <w:rsid w:val="00A533A4"/>
    <w:rsid w:val="00A55367"/>
    <w:rsid w:val="00A57D47"/>
    <w:rsid w:val="00A65CFD"/>
    <w:rsid w:val="00A66F43"/>
    <w:rsid w:val="00A71B5D"/>
    <w:rsid w:val="00A75ED0"/>
    <w:rsid w:val="00A76BBC"/>
    <w:rsid w:val="00A80083"/>
    <w:rsid w:val="00A80848"/>
    <w:rsid w:val="00A8171C"/>
    <w:rsid w:val="00A84D26"/>
    <w:rsid w:val="00A931A9"/>
    <w:rsid w:val="00A93A42"/>
    <w:rsid w:val="00A95677"/>
    <w:rsid w:val="00A95FD5"/>
    <w:rsid w:val="00AA1AA0"/>
    <w:rsid w:val="00AA2732"/>
    <w:rsid w:val="00AA4E3C"/>
    <w:rsid w:val="00AA5AE9"/>
    <w:rsid w:val="00AA5C8C"/>
    <w:rsid w:val="00AA75D8"/>
    <w:rsid w:val="00AB6444"/>
    <w:rsid w:val="00AB67FC"/>
    <w:rsid w:val="00AC0800"/>
    <w:rsid w:val="00AC174E"/>
    <w:rsid w:val="00AC4166"/>
    <w:rsid w:val="00AC56E9"/>
    <w:rsid w:val="00AC7455"/>
    <w:rsid w:val="00AD1421"/>
    <w:rsid w:val="00AD15EC"/>
    <w:rsid w:val="00AE12F6"/>
    <w:rsid w:val="00AE1B8A"/>
    <w:rsid w:val="00AE50C1"/>
    <w:rsid w:val="00AE5172"/>
    <w:rsid w:val="00AF0C42"/>
    <w:rsid w:val="00AF59E9"/>
    <w:rsid w:val="00B03B9C"/>
    <w:rsid w:val="00B03D09"/>
    <w:rsid w:val="00B03F4C"/>
    <w:rsid w:val="00B10A7B"/>
    <w:rsid w:val="00B10FB5"/>
    <w:rsid w:val="00B1122C"/>
    <w:rsid w:val="00B14361"/>
    <w:rsid w:val="00B1487B"/>
    <w:rsid w:val="00B2098B"/>
    <w:rsid w:val="00B216BB"/>
    <w:rsid w:val="00B22709"/>
    <w:rsid w:val="00B2275A"/>
    <w:rsid w:val="00B24846"/>
    <w:rsid w:val="00B26488"/>
    <w:rsid w:val="00B32E0C"/>
    <w:rsid w:val="00B35E77"/>
    <w:rsid w:val="00B37711"/>
    <w:rsid w:val="00B42801"/>
    <w:rsid w:val="00B46CC3"/>
    <w:rsid w:val="00B53F89"/>
    <w:rsid w:val="00B60F52"/>
    <w:rsid w:val="00B6311A"/>
    <w:rsid w:val="00B64B49"/>
    <w:rsid w:val="00B66957"/>
    <w:rsid w:val="00B67067"/>
    <w:rsid w:val="00B67ADA"/>
    <w:rsid w:val="00B67B20"/>
    <w:rsid w:val="00B727E3"/>
    <w:rsid w:val="00B73DA1"/>
    <w:rsid w:val="00B74303"/>
    <w:rsid w:val="00B748FD"/>
    <w:rsid w:val="00B75582"/>
    <w:rsid w:val="00B768E4"/>
    <w:rsid w:val="00B8058A"/>
    <w:rsid w:val="00B80694"/>
    <w:rsid w:val="00B80D49"/>
    <w:rsid w:val="00B93A3A"/>
    <w:rsid w:val="00B9504B"/>
    <w:rsid w:val="00B95D9A"/>
    <w:rsid w:val="00B97CC4"/>
    <w:rsid w:val="00B97CD0"/>
    <w:rsid w:val="00BA0F52"/>
    <w:rsid w:val="00BA54E9"/>
    <w:rsid w:val="00BA5B8B"/>
    <w:rsid w:val="00BA61B9"/>
    <w:rsid w:val="00BB037F"/>
    <w:rsid w:val="00BB2265"/>
    <w:rsid w:val="00BB534B"/>
    <w:rsid w:val="00BB5414"/>
    <w:rsid w:val="00BB549E"/>
    <w:rsid w:val="00BB6524"/>
    <w:rsid w:val="00BC279A"/>
    <w:rsid w:val="00BC43FA"/>
    <w:rsid w:val="00BC564F"/>
    <w:rsid w:val="00BD0894"/>
    <w:rsid w:val="00BD795D"/>
    <w:rsid w:val="00BE0757"/>
    <w:rsid w:val="00BE0E5B"/>
    <w:rsid w:val="00BE1007"/>
    <w:rsid w:val="00BE3C0D"/>
    <w:rsid w:val="00BE54A9"/>
    <w:rsid w:val="00BE654B"/>
    <w:rsid w:val="00BE6AE8"/>
    <w:rsid w:val="00BE71D1"/>
    <w:rsid w:val="00BE72FD"/>
    <w:rsid w:val="00C0052B"/>
    <w:rsid w:val="00C0142A"/>
    <w:rsid w:val="00C020D6"/>
    <w:rsid w:val="00C04941"/>
    <w:rsid w:val="00C114F6"/>
    <w:rsid w:val="00C126E8"/>
    <w:rsid w:val="00C13A4E"/>
    <w:rsid w:val="00C149FF"/>
    <w:rsid w:val="00C14DFA"/>
    <w:rsid w:val="00C16519"/>
    <w:rsid w:val="00C17986"/>
    <w:rsid w:val="00C20490"/>
    <w:rsid w:val="00C20734"/>
    <w:rsid w:val="00C21CCC"/>
    <w:rsid w:val="00C21F20"/>
    <w:rsid w:val="00C2271D"/>
    <w:rsid w:val="00C22F27"/>
    <w:rsid w:val="00C244EE"/>
    <w:rsid w:val="00C3057A"/>
    <w:rsid w:val="00C3089D"/>
    <w:rsid w:val="00C31728"/>
    <w:rsid w:val="00C34464"/>
    <w:rsid w:val="00C36274"/>
    <w:rsid w:val="00C402DD"/>
    <w:rsid w:val="00C456E8"/>
    <w:rsid w:val="00C46BFE"/>
    <w:rsid w:val="00C5036C"/>
    <w:rsid w:val="00C5325F"/>
    <w:rsid w:val="00C54326"/>
    <w:rsid w:val="00C574E3"/>
    <w:rsid w:val="00C62933"/>
    <w:rsid w:val="00C641EF"/>
    <w:rsid w:val="00C70F48"/>
    <w:rsid w:val="00C75204"/>
    <w:rsid w:val="00C772CF"/>
    <w:rsid w:val="00C82558"/>
    <w:rsid w:val="00C82C69"/>
    <w:rsid w:val="00C83B32"/>
    <w:rsid w:val="00C867D4"/>
    <w:rsid w:val="00C93ABC"/>
    <w:rsid w:val="00C95C57"/>
    <w:rsid w:val="00CA1F0E"/>
    <w:rsid w:val="00CA6C67"/>
    <w:rsid w:val="00CA7D35"/>
    <w:rsid w:val="00CB0E34"/>
    <w:rsid w:val="00CB26B0"/>
    <w:rsid w:val="00CB66D6"/>
    <w:rsid w:val="00CB7B58"/>
    <w:rsid w:val="00CC2C89"/>
    <w:rsid w:val="00CC50A1"/>
    <w:rsid w:val="00CC5A5D"/>
    <w:rsid w:val="00CC6ACA"/>
    <w:rsid w:val="00CC791F"/>
    <w:rsid w:val="00CC7A83"/>
    <w:rsid w:val="00CC7FEF"/>
    <w:rsid w:val="00CD1263"/>
    <w:rsid w:val="00CD236F"/>
    <w:rsid w:val="00CD385B"/>
    <w:rsid w:val="00CD522C"/>
    <w:rsid w:val="00CD57B1"/>
    <w:rsid w:val="00CD75D1"/>
    <w:rsid w:val="00CE119D"/>
    <w:rsid w:val="00CE2841"/>
    <w:rsid w:val="00CE2E71"/>
    <w:rsid w:val="00CE49DF"/>
    <w:rsid w:val="00CE719A"/>
    <w:rsid w:val="00CF7BDA"/>
    <w:rsid w:val="00D02085"/>
    <w:rsid w:val="00D03D13"/>
    <w:rsid w:val="00D051B2"/>
    <w:rsid w:val="00D12B2D"/>
    <w:rsid w:val="00D14D6C"/>
    <w:rsid w:val="00D14DDC"/>
    <w:rsid w:val="00D159C9"/>
    <w:rsid w:val="00D22D74"/>
    <w:rsid w:val="00D2572F"/>
    <w:rsid w:val="00D260D0"/>
    <w:rsid w:val="00D26C26"/>
    <w:rsid w:val="00D34B95"/>
    <w:rsid w:val="00D37479"/>
    <w:rsid w:val="00D40E24"/>
    <w:rsid w:val="00D433BC"/>
    <w:rsid w:val="00D46104"/>
    <w:rsid w:val="00D56C37"/>
    <w:rsid w:val="00D56CBD"/>
    <w:rsid w:val="00D57DCD"/>
    <w:rsid w:val="00D6288B"/>
    <w:rsid w:val="00D66C22"/>
    <w:rsid w:val="00D70232"/>
    <w:rsid w:val="00D70479"/>
    <w:rsid w:val="00D71876"/>
    <w:rsid w:val="00D72283"/>
    <w:rsid w:val="00D76A19"/>
    <w:rsid w:val="00D8253D"/>
    <w:rsid w:val="00D8477F"/>
    <w:rsid w:val="00D860B1"/>
    <w:rsid w:val="00D91CBA"/>
    <w:rsid w:val="00D92380"/>
    <w:rsid w:val="00D9547A"/>
    <w:rsid w:val="00D960F7"/>
    <w:rsid w:val="00D97719"/>
    <w:rsid w:val="00DA00AE"/>
    <w:rsid w:val="00DA1AD5"/>
    <w:rsid w:val="00DA59DB"/>
    <w:rsid w:val="00DB0511"/>
    <w:rsid w:val="00DB1547"/>
    <w:rsid w:val="00DB237C"/>
    <w:rsid w:val="00DB7740"/>
    <w:rsid w:val="00DC04BA"/>
    <w:rsid w:val="00DC48F9"/>
    <w:rsid w:val="00DC4D72"/>
    <w:rsid w:val="00DC730D"/>
    <w:rsid w:val="00DD0425"/>
    <w:rsid w:val="00DD19A2"/>
    <w:rsid w:val="00DE1005"/>
    <w:rsid w:val="00DE1ABE"/>
    <w:rsid w:val="00DE1C8D"/>
    <w:rsid w:val="00DE1F6A"/>
    <w:rsid w:val="00DE3DCE"/>
    <w:rsid w:val="00DE638D"/>
    <w:rsid w:val="00DF1621"/>
    <w:rsid w:val="00DF4919"/>
    <w:rsid w:val="00DF4ED2"/>
    <w:rsid w:val="00DF5BAF"/>
    <w:rsid w:val="00DF7849"/>
    <w:rsid w:val="00E02748"/>
    <w:rsid w:val="00E0394D"/>
    <w:rsid w:val="00E0495D"/>
    <w:rsid w:val="00E10858"/>
    <w:rsid w:val="00E10A46"/>
    <w:rsid w:val="00E11BC2"/>
    <w:rsid w:val="00E12BC9"/>
    <w:rsid w:val="00E134AA"/>
    <w:rsid w:val="00E147FF"/>
    <w:rsid w:val="00E15FFA"/>
    <w:rsid w:val="00E17973"/>
    <w:rsid w:val="00E235CC"/>
    <w:rsid w:val="00E24452"/>
    <w:rsid w:val="00E3060E"/>
    <w:rsid w:val="00E3126B"/>
    <w:rsid w:val="00E322BD"/>
    <w:rsid w:val="00E33CDC"/>
    <w:rsid w:val="00E37020"/>
    <w:rsid w:val="00E421CF"/>
    <w:rsid w:val="00E44097"/>
    <w:rsid w:val="00E4561E"/>
    <w:rsid w:val="00E50290"/>
    <w:rsid w:val="00E5139A"/>
    <w:rsid w:val="00E5428F"/>
    <w:rsid w:val="00E549CB"/>
    <w:rsid w:val="00E54AAE"/>
    <w:rsid w:val="00E57BBF"/>
    <w:rsid w:val="00E631DC"/>
    <w:rsid w:val="00E64099"/>
    <w:rsid w:val="00E6422F"/>
    <w:rsid w:val="00E67D8C"/>
    <w:rsid w:val="00E720BA"/>
    <w:rsid w:val="00E735A4"/>
    <w:rsid w:val="00E765CF"/>
    <w:rsid w:val="00E76BC8"/>
    <w:rsid w:val="00E76CAF"/>
    <w:rsid w:val="00E77ABA"/>
    <w:rsid w:val="00E82394"/>
    <w:rsid w:val="00E83AD0"/>
    <w:rsid w:val="00E87798"/>
    <w:rsid w:val="00E90AE9"/>
    <w:rsid w:val="00E920E0"/>
    <w:rsid w:val="00EA024D"/>
    <w:rsid w:val="00EA0468"/>
    <w:rsid w:val="00EA1FD5"/>
    <w:rsid w:val="00EA20F1"/>
    <w:rsid w:val="00EA42C4"/>
    <w:rsid w:val="00EA4595"/>
    <w:rsid w:val="00EA5447"/>
    <w:rsid w:val="00EA5697"/>
    <w:rsid w:val="00EA76D3"/>
    <w:rsid w:val="00EA7A78"/>
    <w:rsid w:val="00EB02A8"/>
    <w:rsid w:val="00EB16CC"/>
    <w:rsid w:val="00EB1A06"/>
    <w:rsid w:val="00EB27F8"/>
    <w:rsid w:val="00EC513F"/>
    <w:rsid w:val="00EC67D4"/>
    <w:rsid w:val="00EC74FE"/>
    <w:rsid w:val="00ED047D"/>
    <w:rsid w:val="00ED2D0D"/>
    <w:rsid w:val="00ED4A9D"/>
    <w:rsid w:val="00EE0CD5"/>
    <w:rsid w:val="00EE19F3"/>
    <w:rsid w:val="00EE23A5"/>
    <w:rsid w:val="00EE29AB"/>
    <w:rsid w:val="00EE3100"/>
    <w:rsid w:val="00EE3C17"/>
    <w:rsid w:val="00EE49B6"/>
    <w:rsid w:val="00EE598D"/>
    <w:rsid w:val="00EE693D"/>
    <w:rsid w:val="00EE792B"/>
    <w:rsid w:val="00EF0FC2"/>
    <w:rsid w:val="00EF19CC"/>
    <w:rsid w:val="00F00B14"/>
    <w:rsid w:val="00F00CB0"/>
    <w:rsid w:val="00F01AF7"/>
    <w:rsid w:val="00F03146"/>
    <w:rsid w:val="00F037CF"/>
    <w:rsid w:val="00F04993"/>
    <w:rsid w:val="00F05676"/>
    <w:rsid w:val="00F11B6F"/>
    <w:rsid w:val="00F15766"/>
    <w:rsid w:val="00F177F9"/>
    <w:rsid w:val="00F2104F"/>
    <w:rsid w:val="00F22CB3"/>
    <w:rsid w:val="00F22D7B"/>
    <w:rsid w:val="00F26B5D"/>
    <w:rsid w:val="00F30DD1"/>
    <w:rsid w:val="00F3125C"/>
    <w:rsid w:val="00F31CCE"/>
    <w:rsid w:val="00F31D78"/>
    <w:rsid w:val="00F41813"/>
    <w:rsid w:val="00F42716"/>
    <w:rsid w:val="00F44BCA"/>
    <w:rsid w:val="00F4562A"/>
    <w:rsid w:val="00F51065"/>
    <w:rsid w:val="00F51F28"/>
    <w:rsid w:val="00F53E62"/>
    <w:rsid w:val="00F571B6"/>
    <w:rsid w:val="00F615D4"/>
    <w:rsid w:val="00F628FF"/>
    <w:rsid w:val="00F63B23"/>
    <w:rsid w:val="00F664B6"/>
    <w:rsid w:val="00F7567A"/>
    <w:rsid w:val="00F75AE9"/>
    <w:rsid w:val="00F75C72"/>
    <w:rsid w:val="00F76834"/>
    <w:rsid w:val="00F80BD5"/>
    <w:rsid w:val="00F80CFC"/>
    <w:rsid w:val="00F82BAF"/>
    <w:rsid w:val="00F83CE5"/>
    <w:rsid w:val="00F84D56"/>
    <w:rsid w:val="00F86D62"/>
    <w:rsid w:val="00F86FE5"/>
    <w:rsid w:val="00F87492"/>
    <w:rsid w:val="00F878C1"/>
    <w:rsid w:val="00F9201C"/>
    <w:rsid w:val="00F9273F"/>
    <w:rsid w:val="00F94CCA"/>
    <w:rsid w:val="00F9702C"/>
    <w:rsid w:val="00F971A8"/>
    <w:rsid w:val="00F97485"/>
    <w:rsid w:val="00F97883"/>
    <w:rsid w:val="00FA1052"/>
    <w:rsid w:val="00FA7B8C"/>
    <w:rsid w:val="00FB0F18"/>
    <w:rsid w:val="00FB12F6"/>
    <w:rsid w:val="00FB16D4"/>
    <w:rsid w:val="00FC06C4"/>
    <w:rsid w:val="00FC30CD"/>
    <w:rsid w:val="00FC5044"/>
    <w:rsid w:val="00FC5FAB"/>
    <w:rsid w:val="00FC6E71"/>
    <w:rsid w:val="00FC78C2"/>
    <w:rsid w:val="00FD0938"/>
    <w:rsid w:val="00FD14F1"/>
    <w:rsid w:val="00FD6840"/>
    <w:rsid w:val="00FD6DD9"/>
    <w:rsid w:val="00FE013A"/>
    <w:rsid w:val="00FE322D"/>
    <w:rsid w:val="00FF0964"/>
    <w:rsid w:val="00FF2207"/>
    <w:rsid w:val="00FF4CA8"/>
    <w:rsid w:val="00FF5383"/>
    <w:rsid w:val="00FF5891"/>
    <w:rsid w:val="00FF5968"/>
    <w:rsid w:val="00FF5D3E"/>
    <w:rsid w:val="00FF6EC7"/>
    <w:rsid w:val="01720BD1"/>
    <w:rsid w:val="0279BECF"/>
    <w:rsid w:val="02C99E8F"/>
    <w:rsid w:val="02F2DFF9"/>
    <w:rsid w:val="037EFE12"/>
    <w:rsid w:val="039F5D82"/>
    <w:rsid w:val="050614A5"/>
    <w:rsid w:val="065DD3E3"/>
    <w:rsid w:val="066DFDB2"/>
    <w:rsid w:val="068FE3CC"/>
    <w:rsid w:val="07128710"/>
    <w:rsid w:val="07CF8D82"/>
    <w:rsid w:val="08706E70"/>
    <w:rsid w:val="08AB7D3B"/>
    <w:rsid w:val="08D06888"/>
    <w:rsid w:val="0902FCCA"/>
    <w:rsid w:val="09D53A3A"/>
    <w:rsid w:val="0A11EFBC"/>
    <w:rsid w:val="0A2165CF"/>
    <w:rsid w:val="0A4CD53D"/>
    <w:rsid w:val="0C593869"/>
    <w:rsid w:val="0D38DCC2"/>
    <w:rsid w:val="0DC927D3"/>
    <w:rsid w:val="0F222DA4"/>
    <w:rsid w:val="109F3124"/>
    <w:rsid w:val="10FB4C74"/>
    <w:rsid w:val="11F55007"/>
    <w:rsid w:val="125D50CF"/>
    <w:rsid w:val="126E4184"/>
    <w:rsid w:val="1277891F"/>
    <w:rsid w:val="1283C5C5"/>
    <w:rsid w:val="132AFF37"/>
    <w:rsid w:val="14C9DAEE"/>
    <w:rsid w:val="14D5CBCC"/>
    <w:rsid w:val="152FA19F"/>
    <w:rsid w:val="15A7010E"/>
    <w:rsid w:val="15BEB7C0"/>
    <w:rsid w:val="1654D835"/>
    <w:rsid w:val="16C1A12E"/>
    <w:rsid w:val="179A266F"/>
    <w:rsid w:val="182E4EB4"/>
    <w:rsid w:val="19650F39"/>
    <w:rsid w:val="1C367568"/>
    <w:rsid w:val="214D9B19"/>
    <w:rsid w:val="2321B3AA"/>
    <w:rsid w:val="24D9932C"/>
    <w:rsid w:val="25C2F869"/>
    <w:rsid w:val="25E6D18B"/>
    <w:rsid w:val="26DB1113"/>
    <w:rsid w:val="273FA560"/>
    <w:rsid w:val="27AE5D9F"/>
    <w:rsid w:val="27B6B9B8"/>
    <w:rsid w:val="28BF84E9"/>
    <w:rsid w:val="29063D29"/>
    <w:rsid w:val="2AA9A081"/>
    <w:rsid w:val="2ACDE2EC"/>
    <w:rsid w:val="2BC99093"/>
    <w:rsid w:val="2D01516D"/>
    <w:rsid w:val="2D59DD6B"/>
    <w:rsid w:val="2DD1948E"/>
    <w:rsid w:val="2DF6930F"/>
    <w:rsid w:val="2F317BDB"/>
    <w:rsid w:val="305411F9"/>
    <w:rsid w:val="30D05C2C"/>
    <w:rsid w:val="31E495D0"/>
    <w:rsid w:val="33C756D0"/>
    <w:rsid w:val="3577F6DE"/>
    <w:rsid w:val="3670CB1A"/>
    <w:rsid w:val="37ABD309"/>
    <w:rsid w:val="37CB6068"/>
    <w:rsid w:val="38036434"/>
    <w:rsid w:val="389711FC"/>
    <w:rsid w:val="38AACDA4"/>
    <w:rsid w:val="38BE6838"/>
    <w:rsid w:val="397D7331"/>
    <w:rsid w:val="3A13AE8A"/>
    <w:rsid w:val="3B0B9F5F"/>
    <w:rsid w:val="3B9BBB9C"/>
    <w:rsid w:val="3BF92D15"/>
    <w:rsid w:val="3CAF96B7"/>
    <w:rsid w:val="3D6B03CC"/>
    <w:rsid w:val="3DBB4569"/>
    <w:rsid w:val="3EC4AFF3"/>
    <w:rsid w:val="40D552A9"/>
    <w:rsid w:val="40F55718"/>
    <w:rsid w:val="41107FCF"/>
    <w:rsid w:val="41807A8C"/>
    <w:rsid w:val="422B22C1"/>
    <w:rsid w:val="4406CF76"/>
    <w:rsid w:val="468CF3B5"/>
    <w:rsid w:val="47223417"/>
    <w:rsid w:val="48DDB16F"/>
    <w:rsid w:val="4A9301C7"/>
    <w:rsid w:val="4B4B2D52"/>
    <w:rsid w:val="4CD38D33"/>
    <w:rsid w:val="4CD6FD08"/>
    <w:rsid w:val="4D5A0E0A"/>
    <w:rsid w:val="4E147646"/>
    <w:rsid w:val="4E61DBC2"/>
    <w:rsid w:val="4FD6821E"/>
    <w:rsid w:val="50176CCD"/>
    <w:rsid w:val="50B5DF69"/>
    <w:rsid w:val="51939C33"/>
    <w:rsid w:val="51C0E410"/>
    <w:rsid w:val="522CCBCF"/>
    <w:rsid w:val="52FD32F5"/>
    <w:rsid w:val="5389CAE9"/>
    <w:rsid w:val="540FCF1B"/>
    <w:rsid w:val="54575129"/>
    <w:rsid w:val="55174AC0"/>
    <w:rsid w:val="55D45FC1"/>
    <w:rsid w:val="57A6DAE5"/>
    <w:rsid w:val="5870D0B3"/>
    <w:rsid w:val="58FA01E9"/>
    <w:rsid w:val="5BE326C6"/>
    <w:rsid w:val="5CC04770"/>
    <w:rsid w:val="5D7589B4"/>
    <w:rsid w:val="5DCDFA40"/>
    <w:rsid w:val="5F8CD707"/>
    <w:rsid w:val="5FCCE31D"/>
    <w:rsid w:val="60E608F7"/>
    <w:rsid w:val="6230222B"/>
    <w:rsid w:val="626622CE"/>
    <w:rsid w:val="62BDC768"/>
    <w:rsid w:val="62FD12D2"/>
    <w:rsid w:val="63A3756F"/>
    <w:rsid w:val="673D0EF8"/>
    <w:rsid w:val="684F9570"/>
    <w:rsid w:val="6879673E"/>
    <w:rsid w:val="68E11376"/>
    <w:rsid w:val="692D72A0"/>
    <w:rsid w:val="69432554"/>
    <w:rsid w:val="6943DBA6"/>
    <w:rsid w:val="6A3F5F07"/>
    <w:rsid w:val="6AA5A1FA"/>
    <w:rsid w:val="6AE37F5A"/>
    <w:rsid w:val="6B1CE27A"/>
    <w:rsid w:val="6B62A920"/>
    <w:rsid w:val="6C958ACE"/>
    <w:rsid w:val="6CCAAE27"/>
    <w:rsid w:val="6D49F8DA"/>
    <w:rsid w:val="6D53FADF"/>
    <w:rsid w:val="6EE6ECC2"/>
    <w:rsid w:val="6F4BC93F"/>
    <w:rsid w:val="70FE95F7"/>
    <w:rsid w:val="71FA6604"/>
    <w:rsid w:val="7244AEF2"/>
    <w:rsid w:val="729C9676"/>
    <w:rsid w:val="7342B168"/>
    <w:rsid w:val="73D3157C"/>
    <w:rsid w:val="7528128C"/>
    <w:rsid w:val="7685C29E"/>
    <w:rsid w:val="769C2F5C"/>
    <w:rsid w:val="78DDB665"/>
    <w:rsid w:val="7913A189"/>
    <w:rsid w:val="799A09A5"/>
    <w:rsid w:val="7ACE7516"/>
    <w:rsid w:val="7B11EC59"/>
    <w:rsid w:val="7BD0E235"/>
    <w:rsid w:val="7C0F3C5C"/>
    <w:rsid w:val="7C3F9522"/>
    <w:rsid w:val="7E650DFA"/>
    <w:rsid w:val="7E924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FA01E9"/>
  <w15:chartTrackingRefBased/>
  <w15:docId w15:val="{69D89FA3-D691-464D-8C64-DEEFA0D0E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uiPriority w:val="9"/>
    <w:qFormat/>
    <w:rsid w:val="31E495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uiPriority w:val="9"/>
    <w:unhideWhenUsed/>
    <w:qFormat/>
    <w:rsid w:val="31E495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uiPriority w:val="9"/>
    <w:unhideWhenUsed/>
    <w:qFormat/>
    <w:rsid w:val="31E495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uiPriority w:val="9"/>
    <w:unhideWhenUsed/>
    <w:qFormat/>
    <w:rsid w:val="31E495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iu">
    <w:name w:val="Title"/>
    <w:basedOn w:val="Binhthng"/>
    <w:next w:val="Binhthng"/>
    <w:uiPriority w:val="10"/>
    <w:qFormat/>
    <w:rsid w:val="31E495D0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oancuaDanhsach">
    <w:name w:val="List Paragraph"/>
    <w:basedOn w:val="Binhthng"/>
    <w:uiPriority w:val="34"/>
    <w:qFormat/>
    <w:rsid w:val="31E495D0"/>
    <w:pPr>
      <w:ind w:left="720"/>
      <w:contextualSpacing/>
    </w:pPr>
  </w:style>
  <w:style w:type="character" w:styleId="Siuktni">
    <w:name w:val="Hyperlink"/>
    <w:basedOn w:val="Phngmcinhcuaoanvn"/>
    <w:uiPriority w:val="99"/>
    <w:unhideWhenUsed/>
    <w:rsid w:val="31E495D0"/>
    <w:rPr>
      <w:color w:val="467886"/>
      <w:u w:val="single"/>
    </w:rPr>
  </w:style>
  <w:style w:type="table" w:styleId="LiBang">
    <w:name w:val="Table Grid"/>
    <w:basedOn w:val="BangThngthng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hngthngWeb">
    <w:name w:val="Normal (Web)"/>
    <w:basedOn w:val="Binhthng"/>
    <w:uiPriority w:val="99"/>
    <w:semiHidden/>
    <w:unhideWhenUsed/>
    <w:rsid w:val="00157F74"/>
    <w:rPr>
      <w:rFonts w:ascii="Times New Roman" w:hAnsi="Times New Roman" w:cs="Times New Roman"/>
    </w:rPr>
  </w:style>
  <w:style w:type="paragraph" w:styleId="HTMLinhdangtrc">
    <w:name w:val="HTML Preformatted"/>
    <w:basedOn w:val="Binhthng"/>
    <w:link w:val="HTMLinhdangtrcChar"/>
    <w:uiPriority w:val="99"/>
    <w:semiHidden/>
    <w:unhideWhenUsed/>
    <w:rsid w:val="00E6409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inhdangtrcChar">
    <w:name w:val="HTML Định dạng trước Char"/>
    <w:basedOn w:val="Phngmcinhcuaoanvn"/>
    <w:link w:val="HTMLinhdangtrc"/>
    <w:uiPriority w:val="99"/>
    <w:semiHidden/>
    <w:rsid w:val="00E64099"/>
    <w:rPr>
      <w:rFonts w:ascii="Consolas" w:hAnsi="Consolas"/>
      <w:sz w:val="20"/>
      <w:szCs w:val="20"/>
    </w:rPr>
  </w:style>
  <w:style w:type="character" w:customStyle="1" w:styleId="math-inline">
    <w:name w:val="math-inline"/>
    <w:basedOn w:val="Phngmcinhcuaoanvn"/>
    <w:rsid w:val="003457FF"/>
  </w:style>
  <w:style w:type="character" w:styleId="cpChagiiquyt">
    <w:name w:val="Unresolved Mention"/>
    <w:basedOn w:val="Phngmcinhcuaoanvn"/>
    <w:uiPriority w:val="99"/>
    <w:semiHidden/>
    <w:unhideWhenUsed/>
    <w:rsid w:val="00703A77"/>
    <w:rPr>
      <w:color w:val="605E5C"/>
      <w:shd w:val="clear" w:color="auto" w:fill="E1DFDD"/>
    </w:rPr>
  </w:style>
  <w:style w:type="character" w:styleId="VnbanChdanhsn">
    <w:name w:val="Placeholder Text"/>
    <w:basedOn w:val="Phngmcinhcuaoanvn"/>
    <w:uiPriority w:val="99"/>
    <w:semiHidden/>
    <w:rsid w:val="0010231F"/>
    <w:rPr>
      <w:color w:val="666666"/>
    </w:rPr>
  </w:style>
  <w:style w:type="paragraph" w:styleId="utrang">
    <w:name w:val="header"/>
    <w:basedOn w:val="Binhthng"/>
    <w:link w:val="utrangChar"/>
    <w:uiPriority w:val="99"/>
    <w:unhideWhenUsed/>
    <w:rsid w:val="002828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2828AB"/>
  </w:style>
  <w:style w:type="paragraph" w:styleId="Chntrang">
    <w:name w:val="footer"/>
    <w:basedOn w:val="Binhthng"/>
    <w:link w:val="ChntrangChar"/>
    <w:uiPriority w:val="99"/>
    <w:unhideWhenUsed/>
    <w:rsid w:val="002828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2828AB"/>
  </w:style>
  <w:style w:type="paragraph" w:styleId="uMucluc">
    <w:name w:val="TOC Heading"/>
    <w:basedOn w:val="u1"/>
    <w:next w:val="Binhthng"/>
    <w:uiPriority w:val="39"/>
    <w:unhideWhenUsed/>
    <w:qFormat/>
    <w:rsid w:val="00D97719"/>
    <w:pPr>
      <w:spacing w:before="240" w:after="0" w:line="259" w:lineRule="auto"/>
      <w:outlineLvl w:val="9"/>
    </w:pPr>
    <w:rPr>
      <w:sz w:val="32"/>
      <w:szCs w:val="32"/>
      <w:lang w:eastAsia="en-US"/>
    </w:rPr>
  </w:style>
  <w:style w:type="paragraph" w:styleId="Mucluc1">
    <w:name w:val="toc 1"/>
    <w:basedOn w:val="Binhthng"/>
    <w:next w:val="Binhthng"/>
    <w:autoRedefine/>
    <w:uiPriority w:val="39"/>
    <w:unhideWhenUsed/>
    <w:rsid w:val="00D97719"/>
    <w:pPr>
      <w:spacing w:after="100"/>
    </w:pPr>
  </w:style>
  <w:style w:type="paragraph" w:styleId="Mucluc2">
    <w:name w:val="toc 2"/>
    <w:basedOn w:val="Binhthng"/>
    <w:next w:val="Binhthng"/>
    <w:autoRedefine/>
    <w:uiPriority w:val="39"/>
    <w:unhideWhenUsed/>
    <w:rsid w:val="00D97719"/>
    <w:pPr>
      <w:spacing w:after="100"/>
      <w:ind w:left="240"/>
    </w:pPr>
  </w:style>
  <w:style w:type="paragraph" w:styleId="Mucluc3">
    <w:name w:val="toc 3"/>
    <w:basedOn w:val="Binhthng"/>
    <w:next w:val="Binhthng"/>
    <w:autoRedefine/>
    <w:uiPriority w:val="39"/>
    <w:unhideWhenUsed/>
    <w:rsid w:val="00D97719"/>
    <w:pPr>
      <w:spacing w:after="100"/>
      <w:ind w:left="480"/>
    </w:pPr>
  </w:style>
  <w:style w:type="paragraph" w:styleId="Chuthich">
    <w:name w:val="caption"/>
    <w:basedOn w:val="Binhthng"/>
    <w:next w:val="Binhthng"/>
    <w:uiPriority w:val="35"/>
    <w:unhideWhenUsed/>
    <w:qFormat/>
    <w:rsid w:val="00FC06C4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117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9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9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8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46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7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23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image" Target="media/image2.png"/><Relationship Id="rId26" Type="http://schemas.openxmlformats.org/officeDocument/2006/relationships/image" Target="media/image10.png"/><Relationship Id="rId39" Type="http://schemas.openxmlformats.org/officeDocument/2006/relationships/image" Target="media/image23.png"/><Relationship Id="rId21" Type="http://schemas.openxmlformats.org/officeDocument/2006/relationships/image" Target="media/image5.png"/><Relationship Id="rId34" Type="http://schemas.openxmlformats.org/officeDocument/2006/relationships/image" Target="media/image18.png"/><Relationship Id="rId42" Type="http://schemas.openxmlformats.org/officeDocument/2006/relationships/theme" Target="theme/theme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image" Target="media/image4.png"/><Relationship Id="rId29" Type="http://schemas.openxmlformats.org/officeDocument/2006/relationships/image" Target="media/image13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8.png"/><Relationship Id="rId32" Type="http://schemas.openxmlformats.org/officeDocument/2006/relationships/image" Target="media/image16.png"/><Relationship Id="rId37" Type="http://schemas.openxmlformats.org/officeDocument/2006/relationships/image" Target="media/image21.png"/><Relationship Id="rId40" Type="http://schemas.openxmlformats.org/officeDocument/2006/relationships/hyperlink" Target="https://www.sfml-dev.org/documentation/" TargetMode="Externa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23" Type="http://schemas.openxmlformats.org/officeDocument/2006/relationships/image" Target="media/image7.png"/><Relationship Id="rId28" Type="http://schemas.openxmlformats.org/officeDocument/2006/relationships/image" Target="media/image12.png"/><Relationship Id="rId36" Type="http://schemas.openxmlformats.org/officeDocument/2006/relationships/image" Target="media/image20.png"/><Relationship Id="rId10" Type="http://schemas.openxmlformats.org/officeDocument/2006/relationships/endnotes" Target="endnotes.xml"/><Relationship Id="rId19" Type="http://schemas.openxmlformats.org/officeDocument/2006/relationships/image" Target="media/image3.png"/><Relationship Id="rId31" Type="http://schemas.openxmlformats.org/officeDocument/2006/relationships/image" Target="media/image15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image" Target="media/image6.png"/><Relationship Id="rId27" Type="http://schemas.openxmlformats.org/officeDocument/2006/relationships/image" Target="media/image11.png"/><Relationship Id="rId30" Type="http://schemas.openxmlformats.org/officeDocument/2006/relationships/image" Target="media/image14.png"/><Relationship Id="rId35" Type="http://schemas.openxmlformats.org/officeDocument/2006/relationships/image" Target="media/image19.pn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image" Target="media/image9.png"/><Relationship Id="rId33" Type="http://schemas.openxmlformats.org/officeDocument/2006/relationships/image" Target="media/image17.png"/><Relationship Id="rId38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5D80A961CF914CB6C77C0CF800026B" ma:contentTypeVersion="10" ma:contentTypeDescription="Create a new document." ma:contentTypeScope="" ma:versionID="687d84a63dadacefa41e951af9589e89">
  <xsd:schema xmlns:xsd="http://www.w3.org/2001/XMLSchema" xmlns:xs="http://www.w3.org/2001/XMLSchema" xmlns:p="http://schemas.microsoft.com/office/2006/metadata/properties" xmlns:ns3="9aa28c9f-f4c9-4b6b-8c60-2aca6b29b5ff" targetNamespace="http://schemas.microsoft.com/office/2006/metadata/properties" ma:root="true" ma:fieldsID="7fa190d58cc6ed170bce62bd73118693" ns3:_="">
    <xsd:import namespace="9aa28c9f-f4c9-4b6b-8c60-2aca6b29b5f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a28c9f-f4c9-4b6b-8c60-2aca6b29b5f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aa28c9f-f4c9-4b6b-8c60-2aca6b29b5ff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50B9D09-1A73-44A2-86BF-07ADB93ED3E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6B75A06-3691-4671-960F-3BC48CD61F8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a28c9f-f4c9-4b6b-8c60-2aca6b29b5f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B7A38F2-DD77-4C1A-8EA2-19B2DE230151}">
  <ds:schemaRefs>
    <ds:schemaRef ds:uri="http://schemas.microsoft.com/office/infopath/2007/PartnerControls"/>
    <ds:schemaRef ds:uri="http://purl.org/dc/dcmitype/"/>
    <ds:schemaRef ds:uri="http://schemas.microsoft.com/office/2006/documentManagement/types"/>
    <ds:schemaRef ds:uri="http://schemas.microsoft.com/office/2006/metadata/properties"/>
    <ds:schemaRef ds:uri="9aa28c9f-f4c9-4b6b-8c60-2aca6b29b5ff"/>
    <ds:schemaRef ds:uri="http://purl.org/dc/elements/1.1/"/>
    <ds:schemaRef ds:uri="http://schemas.openxmlformats.org/package/2006/metadata/core-properties"/>
    <ds:schemaRef ds:uri="http://www.w3.org/XML/1998/namespace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A3893E90-9571-43B9-96C9-6436964848E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31</Pages>
  <Words>3902</Words>
  <Characters>22248</Characters>
  <Application>Microsoft Office Word</Application>
  <DocSecurity>0</DocSecurity>
  <Lines>185</Lines>
  <Paragraphs>52</Paragraphs>
  <ScaleCrop>false</ScaleCrop>
  <Company/>
  <LinksUpToDate>false</LinksUpToDate>
  <CharactersWithSpaces>26098</CharactersWithSpaces>
  <SharedDoc>false</SharedDoc>
  <HLinks>
    <vt:vector size="240" baseType="variant">
      <vt:variant>
        <vt:i4>3801205</vt:i4>
      </vt:variant>
      <vt:variant>
        <vt:i4>234</vt:i4>
      </vt:variant>
      <vt:variant>
        <vt:i4>0</vt:i4>
      </vt:variant>
      <vt:variant>
        <vt:i4>5</vt:i4>
      </vt:variant>
      <vt:variant>
        <vt:lpwstr>https://www.sfml-dev.org/documentation/</vt:lpwstr>
      </vt:variant>
      <vt:variant>
        <vt:lpwstr/>
      </vt:variant>
      <vt:variant>
        <vt:i4>6291460</vt:i4>
      </vt:variant>
      <vt:variant>
        <vt:i4>231</vt:i4>
      </vt:variant>
      <vt:variant>
        <vt:i4>0</vt:i4>
      </vt:variant>
      <vt:variant>
        <vt:i4>5</vt:i4>
      </vt:variant>
      <vt:variant>
        <vt:lpwstr>https://word-edit.officeapps.live.com/we/wordeditorframe.aspx?new=1&amp;ui=en-US&amp;rs=en-US&amp;wopisrc=https%3A%2F%2Fmy.microsoftpersonalcontent.com%2Fpersonal%2Fdbd1d0f259e6b9d4%2F_vti_bin%2Fwopi.ashx%2Ffiles%2Fcc85aa9edc194171adc8fa586c685db7&amp;wdenableroaming=1&amp;mscc=1&amp;wdodb=1&amp;hid=5f1065ac-2a03-4030-ae50-0b684538a4d4.0&amp;uih=apphome&amp;jsapi=1&amp;jsapiver=v2&amp;corrid=f894c700-d3f0-4f8b-a77c-57cff6e3d6d2&amp;usid=f894c700-d3f0-4f8b-a77c-57cff6e3d6d2&amp;newsession=1&amp;sftc=1&amp;uihit=Bootstrapper&amp;muv=v1&amp;sdr=6&amp;ats=PairwiseBroker&amp;cac=1&amp;rat=1&amp;sams=1&amp;sfp=1&amp;sdp=1&amp;dchat=1&amp;sc=%7B%22pmo%22%3A%22https%3A%2F%2Fword.cloud.microsoft%22%2C%22pmshare%22%3Atrue%7D&amp;wdprevioussession=5f1065ac-2a03-4030-ae50-0b684538a4d4&amp;wdprevioussessionsrc=AppHomeWeb&amp;wdorigin=SEARCHENGINE.GOOGLE,APPHOME-WEB.BANNER.NEWBLANK-OCDI&amp;ctp=LeastProtected&amp;rct=Normal&amp;wdhostclicktime=1768142907022&amp;afdflight=17&amp;csiro=1&amp;wdredirectionreason=Unified_SingleFlush</vt:lpwstr>
      </vt:variant>
      <vt:variant>
        <vt:lpwstr>_ftn7</vt:lpwstr>
      </vt:variant>
      <vt:variant>
        <vt:i4>1310774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_Toc219294446</vt:lpwstr>
      </vt:variant>
      <vt:variant>
        <vt:i4>1310774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_Toc219294445</vt:lpwstr>
      </vt:variant>
      <vt:variant>
        <vt:i4>1310774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_Toc219294444</vt:lpwstr>
      </vt:variant>
      <vt:variant>
        <vt:i4>1310774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_Toc219294443</vt:lpwstr>
      </vt:variant>
      <vt:variant>
        <vt:i4>1310774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_Toc219294442</vt:lpwstr>
      </vt:variant>
      <vt:variant>
        <vt:i4>1310774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_Toc219294441</vt:lpwstr>
      </vt:variant>
      <vt:variant>
        <vt:i4>1310774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_Toc219294440</vt:lpwstr>
      </vt:variant>
      <vt:variant>
        <vt:i4>1245238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_Toc219294439</vt:lpwstr>
      </vt:variant>
      <vt:variant>
        <vt:i4>1245238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_Toc219294438</vt:lpwstr>
      </vt:variant>
      <vt:variant>
        <vt:i4>1245238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_Toc219294437</vt:lpwstr>
      </vt:variant>
      <vt:variant>
        <vt:i4>1245238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_Toc219294436</vt:lpwstr>
      </vt:variant>
      <vt:variant>
        <vt:i4>1245238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_Toc219294435</vt:lpwstr>
      </vt:variant>
      <vt:variant>
        <vt:i4>1245238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_Toc219294434</vt:lpwstr>
      </vt:variant>
      <vt:variant>
        <vt:i4>1245238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_Toc219294433</vt:lpwstr>
      </vt:variant>
      <vt:variant>
        <vt:i4>1245238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_Toc219294432</vt:lpwstr>
      </vt:variant>
      <vt:variant>
        <vt:i4>1245238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_Toc219294431</vt:lpwstr>
      </vt:variant>
      <vt:variant>
        <vt:i4>1245238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_Toc219294430</vt:lpwstr>
      </vt:variant>
      <vt:variant>
        <vt:i4>1179702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_Toc219294429</vt:lpwstr>
      </vt:variant>
      <vt:variant>
        <vt:i4>1179702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_Toc219294428</vt:lpwstr>
      </vt:variant>
      <vt:variant>
        <vt:i4>1179702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_Toc219294427</vt:lpwstr>
      </vt:variant>
      <vt:variant>
        <vt:i4>1179702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_Toc219294426</vt:lpwstr>
      </vt:variant>
      <vt:variant>
        <vt:i4>1179702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_Toc219294425</vt:lpwstr>
      </vt:variant>
      <vt:variant>
        <vt:i4>1179702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_Toc219294424</vt:lpwstr>
      </vt:variant>
      <vt:variant>
        <vt:i4>1179702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_Toc219294423</vt:lpwstr>
      </vt:variant>
      <vt:variant>
        <vt:i4>1179702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_Toc219294422</vt:lpwstr>
      </vt:variant>
      <vt:variant>
        <vt:i4>1179702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_Toc219294421</vt:lpwstr>
      </vt:variant>
      <vt:variant>
        <vt:i4>1179702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_Toc219294420</vt:lpwstr>
      </vt:variant>
      <vt:variant>
        <vt:i4>1114166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_Toc219294419</vt:lpwstr>
      </vt:variant>
      <vt:variant>
        <vt:i4>1114166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_Toc219294418</vt:lpwstr>
      </vt:variant>
      <vt:variant>
        <vt:i4>1114166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_Toc219294417</vt:lpwstr>
      </vt:variant>
      <vt:variant>
        <vt:i4>1114166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_Toc219294416</vt:lpwstr>
      </vt:variant>
      <vt:variant>
        <vt:i4>1114166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_Toc219294415</vt:lpwstr>
      </vt:variant>
      <vt:variant>
        <vt:i4>1114166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_Toc219294414</vt:lpwstr>
      </vt:variant>
      <vt:variant>
        <vt:i4>1114166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_Toc219294413</vt:lpwstr>
      </vt:variant>
      <vt:variant>
        <vt:i4>1114166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_Toc219294412</vt:lpwstr>
      </vt:variant>
      <vt:variant>
        <vt:i4>1114166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_Toc219294411</vt:lpwstr>
      </vt:variant>
      <vt:variant>
        <vt:i4>1114166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_Toc219294410</vt:lpwstr>
      </vt:variant>
      <vt:variant>
        <vt:i4>1048630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_Toc219294409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Million ProA</dc:creator>
  <cp:keywords/>
  <dc:description/>
  <cp:lastModifiedBy>ĐINH VIỆT QUANG</cp:lastModifiedBy>
  <cp:revision>2</cp:revision>
  <cp:lastPrinted>2026-01-15T16:51:00Z</cp:lastPrinted>
  <dcterms:created xsi:type="dcterms:W3CDTF">2026-01-16T09:25:00Z</dcterms:created>
  <dcterms:modified xsi:type="dcterms:W3CDTF">2026-01-16T09:25:00Z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0x010100245D80A961CF914CB6C77C0CF800026B</vt:lpwstr>
  </property>
</Properties>
</file>